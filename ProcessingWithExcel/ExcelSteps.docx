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ABB1DF" w14:textId="5AB4ADE1" w:rsidR="007A7B42" w:rsidDel="008F69E9" w:rsidRDefault="007A7B42" w:rsidP="007A7B42">
      <w:pPr>
        <w:spacing w:before="8"/>
        <w:rPr>
          <w:del w:id="0" w:author="Shrikanth" w:date="2014-08-27T17:35:00Z"/>
          <w:rFonts w:ascii="Times New Roman" w:eastAsia="Times New Roman" w:hAnsi="Times New Roman" w:cs="Times New Roman"/>
          <w:sz w:val="7"/>
          <w:szCs w:val="7"/>
        </w:rPr>
      </w:pPr>
    </w:p>
    <w:p w14:paraId="56D3BD3C" w14:textId="6957ED52" w:rsidR="007A7B42" w:rsidDel="008F69E9" w:rsidRDefault="007A7B42" w:rsidP="007A7B42">
      <w:pPr>
        <w:spacing w:line="20" w:lineRule="atLeast"/>
        <w:ind w:left="148"/>
        <w:rPr>
          <w:del w:id="1" w:author="Shrikanth" w:date="2014-08-27T17:35:00Z"/>
          <w:rFonts w:ascii="Times New Roman" w:eastAsia="Times New Roman" w:hAnsi="Times New Roman" w:cs="Times New Roman"/>
          <w:sz w:val="2"/>
          <w:szCs w:val="2"/>
        </w:rPr>
      </w:pPr>
      <w:del w:id="2" w:author="Shrikanth" w:date="2014-08-27T17:35:00Z">
        <w:r w:rsidDel="008F69E9">
          <w:rPr>
            <w:rFonts w:ascii="Times New Roman" w:eastAsia="Times New Roman" w:hAnsi="Times New Roman" w:cs="Times New Roman"/>
            <w:noProof/>
            <w:sz w:val="2"/>
            <w:szCs w:val="2"/>
            <w:rPrChange w:id="3">
              <w:rPr>
                <w:noProof/>
              </w:rPr>
            </w:rPrChange>
          </w:rPr>
          <mc:AlternateContent>
            <mc:Choice Requires="wpg">
              <w:drawing>
                <wp:inline distT="0" distB="0" distL="0" distR="0" wp14:anchorId="7D91508F" wp14:editId="490A2E5C">
                  <wp:extent cx="5582920" cy="5080"/>
                  <wp:effectExtent l="0" t="0" r="12700" b="15240"/>
                  <wp:docPr id="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2920" cy="5080"/>
                            <a:chOff x="0" y="0"/>
                            <a:chExt cx="8792" cy="8"/>
                          </a:xfrm>
                        </wpg:grpSpPr>
                        <wpg:grpSp>
                          <wpg:cNvPr id="48" name="Group 3"/>
                          <wpg:cNvGrpSpPr>
                            <a:grpSpLocks/>
                          </wpg:cNvGrpSpPr>
                          <wpg:grpSpPr bwMode="auto">
                            <a:xfrm>
                              <a:off x="4" y="4"/>
                              <a:ext cx="8784" cy="2"/>
                              <a:chOff x="4" y="4"/>
                              <a:chExt cx="8784" cy="2"/>
                            </a:xfrm>
                          </wpg:grpSpPr>
                          <wps:wsp>
                            <wps:cNvPr id="50" name="Freeform 4"/>
                            <wps:cNvSpPr>
                              <a:spLocks/>
                            </wps:cNvSpPr>
                            <wps:spPr bwMode="auto">
                              <a:xfrm>
                                <a:off x="4" y="4"/>
                                <a:ext cx="8784" cy="2"/>
                              </a:xfrm>
                              <a:custGeom>
                                <a:avLst/>
                                <a:gdLst>
                                  <a:gd name="T0" fmla="+- 0 4 4"/>
                                  <a:gd name="T1" fmla="*/ T0 w 8784"/>
                                  <a:gd name="T2" fmla="+- 0 8788 4"/>
                                  <a:gd name="T3" fmla="*/ T2 w 8784"/>
                                </a:gdLst>
                                <a:ahLst/>
                                <a:cxnLst>
                                  <a:cxn ang="0">
                                    <a:pos x="T1" y="0"/>
                                  </a:cxn>
                                  <a:cxn ang="0">
                                    <a:pos x="T3" y="0"/>
                                  </a:cxn>
                                </a:cxnLst>
                                <a:rect l="0" t="0" r="r" b="b"/>
                                <a:pathLst>
                                  <a:path w="8784">
                                    <a:moveTo>
                                      <a:pt x="0" y="0"/>
                                    </a:moveTo>
                                    <a:lnTo>
                                      <a:pt x="8784"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2" o:spid="_x0000_s1026" style="width:439.6pt;height:.4pt;mso-position-horizontal-relative:char;mso-position-vertical-relative:line" coordsize="879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">
                  <v:group id="Group 3" o:spid="_x0000_s1027" style="position:absolute;left:4;top:4;width:8784;height:2" coordorigin="4,4" coordsize="8784,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OEBwwAAANsAAAAPAAAAZHJzL2Rvd25yZXYueG1sRE/LasJAFN0L/YfhFroz&#10;k7RaSnQUCW3pQgSTQnF3yVyTYOZOyEzz+HtnUejycN7b/WRaMVDvGssKkigGQVxa3XCl4Lv4WL6B&#10;cB5ZY2uZFMzkYL97WGwx1XbkMw25r0QIYZeigtr7LpXSlTUZdJHtiAN3tb1BH2BfSd3jGMJNK5/j&#10;+FUabDg01NhRVlN5y3+Ngs8Rx8NL8j4cb9dsvhTr088xIaWeHqfDBoSnyf+L/9xfWsEq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D44QHDAAAA2wAAAA8A&#10;AAAAAAAAAAAAAAAAqQIAAGRycy9kb3ducmV2LnhtbFBLBQYAAAAABAAEAPoAAACZAwAAAAA=&#10;">
                    <v:polyline id="Freeform 4" o:spid="_x0000_s1028" style="position:absolute;visibility:visible;mso-wrap-style:square;v-text-anchor:top" points="4,4,8788,4" coordsize="878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s20PwgAA&#10;ANsAAAAPAAAAZHJzL2Rvd25yZXYueG1sRE/LasJAFN0X+g/DLbjTGUVriI4iPsBCWzB10eUlc02C&#10;mTshM2r06zsLocvDec+Xna3FlVpfOdYwHCgQxLkzFRcajj+7fgLCB2SDtWPScCcPy8XryxxT4258&#10;oGsWChFD2KeooQyhSaX0eUkW/cA1xJE7udZiiLAtpGnxFsNtLUdKvUuLFceGEhtal5Sfs4vV8HH6&#10;Oqp9sgnj9eP3G7O7+jxPt1r33rrVDESgLvyLn+690TCJ6+OX+APk4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WzbQ/CAAAA2wAAAA8AAAAAAAAAAAAAAAAAlwIAAGRycy9kb3du&#10;cmV2LnhtbFBLBQYAAAAABAAEAPUAAACGAwAAAAA=&#10;" filled="f" strokeweight="5054emu">
                      <v:path arrowok="t" o:connecttype="custom" o:connectlocs="0,0;8784,0" o:connectangles="0,0"/>
                    </v:polyline>
                  </v:group>
                  <w10:anchorlock/>
                </v:group>
              </w:pict>
            </mc:Fallback>
          </mc:AlternateContent>
        </w:r>
      </w:del>
    </w:p>
    <w:p w14:paraId="140F7F24" w14:textId="6D384039" w:rsidR="007A7B42" w:rsidDel="008F69E9" w:rsidRDefault="007A7B42" w:rsidP="007A7B42">
      <w:pPr>
        <w:rPr>
          <w:del w:id="4" w:author="Shrikanth" w:date="2014-08-27T17:35:00Z"/>
          <w:rFonts w:ascii="Times New Roman" w:eastAsia="Times New Roman" w:hAnsi="Times New Roman" w:cs="Times New Roman"/>
          <w:sz w:val="20"/>
          <w:szCs w:val="20"/>
        </w:rPr>
      </w:pPr>
    </w:p>
    <w:p w14:paraId="318D4179" w14:textId="2204B7F4" w:rsidR="007A7B42" w:rsidDel="008F69E9" w:rsidRDefault="007A7B42" w:rsidP="007A7B42">
      <w:pPr>
        <w:rPr>
          <w:del w:id="5" w:author="Shrikanth" w:date="2014-08-27T17:35:00Z"/>
          <w:rFonts w:ascii="Times New Roman" w:eastAsia="Times New Roman" w:hAnsi="Times New Roman" w:cs="Times New Roman"/>
          <w:sz w:val="20"/>
          <w:szCs w:val="20"/>
        </w:rPr>
      </w:pPr>
    </w:p>
    <w:p w14:paraId="13159E0B" w14:textId="2A11DF30" w:rsidR="007A7B42" w:rsidDel="008F69E9" w:rsidRDefault="007A7B42" w:rsidP="007A7B42">
      <w:pPr>
        <w:rPr>
          <w:del w:id="6" w:author="Shrikanth" w:date="2014-08-27T17:35:00Z"/>
          <w:rFonts w:ascii="Times New Roman" w:eastAsia="Times New Roman" w:hAnsi="Times New Roman" w:cs="Times New Roman"/>
          <w:sz w:val="20"/>
          <w:szCs w:val="20"/>
        </w:rPr>
      </w:pPr>
    </w:p>
    <w:p w14:paraId="3F5CD2BB" w14:textId="0AABFC39" w:rsidR="007A7B42" w:rsidDel="008F69E9" w:rsidRDefault="007A7B42" w:rsidP="007A7B42">
      <w:pPr>
        <w:spacing w:before="1"/>
        <w:rPr>
          <w:del w:id="7" w:author="Shrikanth" w:date="2014-08-27T17:35:00Z"/>
          <w:rFonts w:ascii="Times New Roman" w:eastAsia="Times New Roman" w:hAnsi="Times New Roman" w:cs="Times New Roman"/>
          <w:sz w:val="27"/>
          <w:szCs w:val="27"/>
        </w:rPr>
      </w:pPr>
    </w:p>
    <w:p w14:paraId="670D1564" w14:textId="77257DF8" w:rsidR="007A7B42" w:rsidDel="008F69E9" w:rsidRDefault="007A7B42" w:rsidP="007A7B42">
      <w:pPr>
        <w:pStyle w:val="Heading1"/>
        <w:spacing w:before="27" w:line="332" w:lineRule="auto"/>
        <w:rPr>
          <w:del w:id="8" w:author="Shrikanth" w:date="2014-08-27T17:35:00Z"/>
          <w:w w:val="130"/>
        </w:rPr>
      </w:pPr>
      <w:del w:id="9" w:author="Shrikanth" w:date="2014-08-27T17:35:00Z">
        <w:r w:rsidDel="008F69E9">
          <w:rPr>
            <w:w w:val="130"/>
          </w:rPr>
          <w:delText>Project Year End Report</w:delText>
        </w:r>
      </w:del>
    </w:p>
    <w:p w14:paraId="7BFA85C6" w14:textId="745E7A1F" w:rsidR="007A7B42" w:rsidDel="008F69E9" w:rsidRDefault="007A7B42" w:rsidP="007A7B42">
      <w:pPr>
        <w:pStyle w:val="Heading1"/>
        <w:spacing w:before="27" w:line="332" w:lineRule="auto"/>
        <w:rPr>
          <w:del w:id="10" w:author="Shrikanth" w:date="2014-08-27T17:35:00Z"/>
          <w:w w:val="130"/>
        </w:rPr>
      </w:pPr>
    </w:p>
    <w:p w14:paraId="54EB0513" w14:textId="169757EA" w:rsidR="007A7B42" w:rsidDel="008F69E9" w:rsidRDefault="007A7B42" w:rsidP="007A7B42">
      <w:pPr>
        <w:pStyle w:val="Heading1"/>
        <w:spacing w:before="27" w:line="332" w:lineRule="auto"/>
        <w:rPr>
          <w:del w:id="11" w:author="Shrikanth" w:date="2014-08-27T17:35:00Z"/>
        </w:rPr>
      </w:pPr>
      <w:del w:id="12" w:author="Shrikanth" w:date="2014-08-27T17:35:00Z">
        <w:r w:rsidDel="008F69E9">
          <w:rPr>
            <w:w w:val="130"/>
          </w:rPr>
          <w:delText>A</w:delText>
        </w:r>
        <w:r w:rsidDel="008F69E9">
          <w:rPr>
            <w:spacing w:val="11"/>
            <w:w w:val="130"/>
          </w:rPr>
          <w:delText xml:space="preserve"> </w:delText>
        </w:r>
        <w:r w:rsidDel="008F69E9">
          <w:rPr>
            <w:w w:val="130"/>
          </w:rPr>
          <w:delText>Unified</w:delText>
        </w:r>
        <w:r w:rsidDel="008F69E9">
          <w:rPr>
            <w:spacing w:val="10"/>
            <w:w w:val="130"/>
          </w:rPr>
          <w:delText xml:space="preserve"> </w:delText>
        </w:r>
        <w:r w:rsidDel="008F69E9">
          <w:rPr>
            <w:w w:val="130"/>
          </w:rPr>
          <w:delText>App</w:delText>
        </w:r>
        <w:r w:rsidDel="008F69E9">
          <w:rPr>
            <w:spacing w:val="-11"/>
            <w:w w:val="130"/>
          </w:rPr>
          <w:delText>r</w:delText>
        </w:r>
        <w:r w:rsidDel="008F69E9">
          <w:rPr>
            <w:spacing w:val="-10"/>
            <w:w w:val="130"/>
          </w:rPr>
          <w:delText>o</w:delText>
        </w:r>
        <w:r w:rsidDel="008F69E9">
          <w:rPr>
            <w:spacing w:val="-9"/>
            <w:w w:val="130"/>
          </w:rPr>
          <w:delText>a</w:delText>
        </w:r>
        <w:r w:rsidDel="008F69E9">
          <w:rPr>
            <w:w w:val="130"/>
          </w:rPr>
          <w:delText>ch</w:delText>
        </w:r>
        <w:r w:rsidDel="008F69E9">
          <w:rPr>
            <w:spacing w:val="11"/>
            <w:w w:val="130"/>
          </w:rPr>
          <w:delText xml:space="preserve"> </w:delText>
        </w:r>
        <w:r w:rsidDel="008F69E9">
          <w:rPr>
            <w:w w:val="130"/>
          </w:rPr>
          <w:delText>to</w:delText>
        </w:r>
        <w:r w:rsidDel="008F69E9">
          <w:rPr>
            <w:spacing w:val="11"/>
            <w:w w:val="130"/>
          </w:rPr>
          <w:delText xml:space="preserve"> </w:delText>
        </w:r>
        <w:r w:rsidDel="008F69E9">
          <w:rPr>
            <w:w w:val="130"/>
          </w:rPr>
          <w:delText>In</w:delText>
        </w:r>
        <w:r w:rsidDel="008F69E9">
          <w:rPr>
            <w:spacing w:val="-9"/>
            <w:w w:val="130"/>
          </w:rPr>
          <w:delText>f</w:delText>
        </w:r>
        <w:r w:rsidDel="008F69E9">
          <w:rPr>
            <w:w w:val="130"/>
          </w:rPr>
          <w:delText>orm</w:delText>
        </w:r>
        <w:r w:rsidDel="008F69E9">
          <w:rPr>
            <w:spacing w:val="-28"/>
            <w:w w:val="130"/>
          </w:rPr>
          <w:delText>a</w:delText>
        </w:r>
        <w:r w:rsidDel="008F69E9">
          <w:rPr>
            <w:w w:val="130"/>
          </w:rPr>
          <w:delText>tion</w:delText>
        </w:r>
        <w:r w:rsidDel="008F69E9">
          <w:rPr>
            <w:w w:val="138"/>
          </w:rPr>
          <w:delText xml:space="preserve"> </w:delText>
        </w:r>
        <w:r w:rsidDel="008F69E9">
          <w:rPr>
            <w:w w:val="130"/>
          </w:rPr>
          <w:delText>Integr</w:delText>
        </w:r>
        <w:r w:rsidDel="008F69E9">
          <w:rPr>
            <w:spacing w:val="-29"/>
            <w:w w:val="130"/>
          </w:rPr>
          <w:delText>a</w:delText>
        </w:r>
        <w:r w:rsidDel="008F69E9">
          <w:rPr>
            <w:w w:val="130"/>
          </w:rPr>
          <w:delText>tion</w:delText>
        </w:r>
        <w:r w:rsidDel="008F69E9">
          <w:rPr>
            <w:spacing w:val="62"/>
            <w:w w:val="130"/>
          </w:rPr>
          <w:delText xml:space="preserve"> </w:delText>
        </w:r>
        <w:r w:rsidDel="008F69E9">
          <w:rPr>
            <w:w w:val="130"/>
          </w:rPr>
          <w:delText>and</w:delText>
        </w:r>
        <w:r w:rsidDel="008F69E9">
          <w:rPr>
            <w:spacing w:val="62"/>
            <w:w w:val="130"/>
          </w:rPr>
          <w:delText xml:space="preserve"> </w:delText>
        </w:r>
        <w:r w:rsidDel="008F69E9">
          <w:rPr>
            <w:spacing w:val="-14"/>
            <w:w w:val="130"/>
          </w:rPr>
          <w:delText>D</w:delText>
        </w:r>
        <w:r w:rsidDel="008F69E9">
          <w:rPr>
            <w:spacing w:val="-27"/>
            <w:w w:val="130"/>
          </w:rPr>
          <w:delText>a</w:delText>
        </w:r>
        <w:r w:rsidDel="008F69E9">
          <w:rPr>
            <w:spacing w:val="-17"/>
            <w:w w:val="130"/>
          </w:rPr>
          <w:delText>t</w:delText>
        </w:r>
        <w:r w:rsidDel="008F69E9">
          <w:rPr>
            <w:w w:val="130"/>
          </w:rPr>
          <w:delText>a</w:delText>
        </w:r>
        <w:r w:rsidDel="008F69E9">
          <w:rPr>
            <w:spacing w:val="61"/>
            <w:w w:val="130"/>
          </w:rPr>
          <w:delText xml:space="preserve"> </w:delText>
        </w:r>
        <w:r w:rsidDel="008F69E9">
          <w:rPr>
            <w:w w:val="130"/>
          </w:rPr>
          <w:delText>Mining</w:delText>
        </w:r>
      </w:del>
    </w:p>
    <w:p w14:paraId="572E8564" w14:textId="750C9FE4" w:rsidR="007A7B42" w:rsidDel="008F69E9" w:rsidRDefault="007A7B42" w:rsidP="007A7B42">
      <w:pPr>
        <w:spacing w:before="6"/>
        <w:ind w:left="349"/>
        <w:rPr>
          <w:del w:id="13" w:author="Shrikanth" w:date="2014-08-27T17:35:00Z"/>
          <w:rFonts w:ascii="Times New Roman" w:eastAsia="Times New Roman" w:hAnsi="Times New Roman" w:cs="Times New Roman"/>
          <w:sz w:val="41"/>
          <w:szCs w:val="41"/>
        </w:rPr>
      </w:pPr>
      <w:del w:id="14" w:author="Shrikanth" w:date="2014-08-27T17:35:00Z">
        <w:r w:rsidDel="008F69E9">
          <w:rPr>
            <w:rFonts w:ascii="Times New Roman"/>
            <w:w w:val="130"/>
            <w:sz w:val="41"/>
          </w:rPr>
          <w:delText>on</w:delText>
        </w:r>
        <w:r w:rsidDel="008F69E9">
          <w:rPr>
            <w:rFonts w:ascii="Times New Roman"/>
            <w:spacing w:val="50"/>
            <w:w w:val="130"/>
            <w:sz w:val="41"/>
          </w:rPr>
          <w:delText xml:space="preserve"> </w:delText>
        </w:r>
        <w:r w:rsidDel="008F69E9">
          <w:rPr>
            <w:rFonts w:ascii="Times New Roman"/>
            <w:spacing w:val="-2"/>
            <w:w w:val="130"/>
            <w:sz w:val="41"/>
          </w:rPr>
          <w:delText>Lar</w:delText>
        </w:r>
        <w:r w:rsidDel="008F69E9">
          <w:rPr>
            <w:rFonts w:ascii="Times New Roman"/>
            <w:spacing w:val="-3"/>
            <w:w w:val="130"/>
            <w:sz w:val="41"/>
          </w:rPr>
          <w:delText>ge,</w:delText>
        </w:r>
        <w:r w:rsidDel="008F69E9">
          <w:rPr>
            <w:rFonts w:ascii="Times New Roman"/>
            <w:spacing w:val="51"/>
            <w:w w:val="130"/>
            <w:sz w:val="41"/>
          </w:rPr>
          <w:delText xml:space="preserve"> </w:delText>
        </w:r>
        <w:r w:rsidDel="008F69E9">
          <w:rPr>
            <w:rFonts w:ascii="Times New Roman"/>
            <w:spacing w:val="-1"/>
            <w:w w:val="130"/>
            <w:sz w:val="41"/>
          </w:rPr>
          <w:delText>Heter</w:delText>
        </w:r>
        <w:r w:rsidDel="008F69E9">
          <w:rPr>
            <w:rFonts w:ascii="Times New Roman"/>
            <w:spacing w:val="-2"/>
            <w:w w:val="130"/>
            <w:sz w:val="41"/>
          </w:rPr>
          <w:delText>ogeneous</w:delText>
        </w:r>
        <w:r w:rsidDel="008F69E9">
          <w:rPr>
            <w:rFonts w:ascii="Times New Roman"/>
            <w:spacing w:val="51"/>
            <w:w w:val="130"/>
            <w:sz w:val="41"/>
          </w:rPr>
          <w:delText xml:space="preserve"> </w:delText>
        </w:r>
        <w:r w:rsidDel="008F69E9">
          <w:rPr>
            <w:rFonts w:ascii="Times New Roman"/>
            <w:spacing w:val="-20"/>
            <w:w w:val="130"/>
            <w:sz w:val="41"/>
          </w:rPr>
          <w:delText>D</w:delText>
        </w:r>
        <w:r w:rsidDel="008F69E9">
          <w:rPr>
            <w:rFonts w:ascii="Times New Roman"/>
            <w:spacing w:val="-16"/>
            <w:w w:val="130"/>
            <w:sz w:val="41"/>
          </w:rPr>
          <w:delText>a</w:delText>
        </w:r>
        <w:r w:rsidDel="008F69E9">
          <w:rPr>
            <w:rFonts w:ascii="Times New Roman"/>
            <w:spacing w:val="-11"/>
            <w:w w:val="130"/>
            <w:sz w:val="41"/>
          </w:rPr>
          <w:delText>t</w:delText>
        </w:r>
        <w:r w:rsidDel="008F69E9">
          <w:rPr>
            <w:rFonts w:ascii="Times New Roman"/>
            <w:spacing w:val="-16"/>
            <w:w w:val="130"/>
            <w:sz w:val="41"/>
          </w:rPr>
          <w:delText>a</w:delText>
        </w:r>
        <w:r w:rsidDel="008F69E9">
          <w:rPr>
            <w:rFonts w:ascii="Times New Roman"/>
            <w:spacing w:val="51"/>
            <w:w w:val="130"/>
            <w:sz w:val="41"/>
          </w:rPr>
          <w:delText xml:space="preserve"> </w:delText>
        </w:r>
        <w:r w:rsidDel="008F69E9">
          <w:rPr>
            <w:rFonts w:ascii="Times New Roman"/>
            <w:spacing w:val="-2"/>
            <w:w w:val="130"/>
            <w:sz w:val="41"/>
          </w:rPr>
          <w:delText>Sour</w:delText>
        </w:r>
        <w:r w:rsidDel="008F69E9">
          <w:rPr>
            <w:rFonts w:ascii="Times New Roman"/>
            <w:spacing w:val="-3"/>
            <w:w w:val="130"/>
            <w:sz w:val="41"/>
          </w:rPr>
          <w:delText>ces</w:delText>
        </w:r>
      </w:del>
    </w:p>
    <w:p w14:paraId="2EC01EDA" w14:textId="005ED815" w:rsidR="007A7B42" w:rsidDel="008F69E9" w:rsidRDefault="007A7B42" w:rsidP="007A7B42">
      <w:pPr>
        <w:rPr>
          <w:del w:id="15" w:author="Shrikanth" w:date="2014-08-27T17:35:00Z"/>
          <w:rFonts w:ascii="Times New Roman" w:eastAsia="Times New Roman" w:hAnsi="Times New Roman" w:cs="Times New Roman"/>
          <w:sz w:val="20"/>
          <w:szCs w:val="20"/>
        </w:rPr>
      </w:pPr>
    </w:p>
    <w:p w14:paraId="1B6C5CA7" w14:textId="5194409F" w:rsidR="007A7B42" w:rsidDel="008F69E9" w:rsidRDefault="007A7B42" w:rsidP="007A7B42">
      <w:pPr>
        <w:rPr>
          <w:del w:id="16" w:author="Shrikanth" w:date="2014-08-27T17:35:00Z"/>
          <w:rFonts w:ascii="Times New Roman" w:eastAsia="Times New Roman" w:hAnsi="Times New Roman" w:cs="Times New Roman"/>
          <w:sz w:val="20"/>
          <w:szCs w:val="20"/>
        </w:rPr>
      </w:pPr>
    </w:p>
    <w:p w14:paraId="272B22C6" w14:textId="3F7FE6EF" w:rsidR="007A7B42" w:rsidDel="008F69E9" w:rsidRDefault="007A7B42" w:rsidP="007A7B42">
      <w:pPr>
        <w:spacing w:before="1"/>
        <w:rPr>
          <w:del w:id="17" w:author="Shrikanth" w:date="2014-08-27T17:35:00Z"/>
          <w:rFonts w:ascii="Times New Roman" w:eastAsia="Times New Roman" w:hAnsi="Times New Roman" w:cs="Times New Roman"/>
          <w:sz w:val="14"/>
          <w:szCs w:val="14"/>
        </w:rPr>
      </w:pPr>
    </w:p>
    <w:p w14:paraId="3CE1D0EF" w14:textId="1743E3B1" w:rsidR="007A7B42" w:rsidDel="008F69E9" w:rsidRDefault="007A7B42" w:rsidP="007A7B42">
      <w:pPr>
        <w:spacing w:line="20" w:lineRule="atLeast"/>
        <w:ind w:left="148"/>
        <w:rPr>
          <w:del w:id="18" w:author="Shrikanth" w:date="2014-08-27T17:35:00Z"/>
          <w:rFonts w:ascii="Times New Roman" w:eastAsia="Times New Roman" w:hAnsi="Times New Roman" w:cs="Times New Roman"/>
          <w:sz w:val="2"/>
          <w:szCs w:val="2"/>
        </w:rPr>
      </w:pPr>
      <w:del w:id="19" w:author="Shrikanth" w:date="2014-08-27T17:35:00Z">
        <w:r w:rsidDel="008F69E9">
          <w:rPr>
            <w:rFonts w:ascii="Times New Roman" w:eastAsia="Times New Roman" w:hAnsi="Times New Roman" w:cs="Times New Roman"/>
            <w:noProof/>
            <w:sz w:val="2"/>
            <w:szCs w:val="2"/>
            <w:rPrChange w:id="20">
              <w:rPr>
                <w:noProof/>
              </w:rPr>
            </w:rPrChange>
          </w:rPr>
          <mc:AlternateContent>
            <mc:Choice Requires="wpg">
              <w:drawing>
                <wp:inline distT="0" distB="0" distL="0" distR="0" wp14:anchorId="4ACC77EF" wp14:editId="251EF018">
                  <wp:extent cx="5582920" cy="5080"/>
                  <wp:effectExtent l="0" t="0" r="12700" b="8255"/>
                  <wp:docPr id="2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2920" cy="5080"/>
                            <a:chOff x="0" y="0"/>
                            <a:chExt cx="8792" cy="8"/>
                          </a:xfrm>
                        </wpg:grpSpPr>
                        <wpg:grpSp>
                          <wpg:cNvPr id="23" name="Group 6"/>
                          <wpg:cNvGrpSpPr>
                            <a:grpSpLocks/>
                          </wpg:cNvGrpSpPr>
                          <wpg:grpSpPr bwMode="auto">
                            <a:xfrm>
                              <a:off x="4" y="4"/>
                              <a:ext cx="8784" cy="2"/>
                              <a:chOff x="4" y="4"/>
                              <a:chExt cx="8784" cy="2"/>
                            </a:xfrm>
                          </wpg:grpSpPr>
                          <wps:wsp>
                            <wps:cNvPr id="34" name="Freeform 7"/>
                            <wps:cNvSpPr>
                              <a:spLocks/>
                            </wps:cNvSpPr>
                            <wps:spPr bwMode="auto">
                              <a:xfrm>
                                <a:off x="4" y="4"/>
                                <a:ext cx="8784" cy="2"/>
                              </a:xfrm>
                              <a:custGeom>
                                <a:avLst/>
                                <a:gdLst>
                                  <a:gd name="T0" fmla="+- 0 4 4"/>
                                  <a:gd name="T1" fmla="*/ T0 w 8784"/>
                                  <a:gd name="T2" fmla="+- 0 8788 4"/>
                                  <a:gd name="T3" fmla="*/ T2 w 8784"/>
                                </a:gdLst>
                                <a:ahLst/>
                                <a:cxnLst>
                                  <a:cxn ang="0">
                                    <a:pos x="T1" y="0"/>
                                  </a:cxn>
                                  <a:cxn ang="0">
                                    <a:pos x="T3" y="0"/>
                                  </a:cxn>
                                </a:cxnLst>
                                <a:rect l="0" t="0" r="r" b="b"/>
                                <a:pathLst>
                                  <a:path w="8784">
                                    <a:moveTo>
                                      <a:pt x="0" y="0"/>
                                    </a:moveTo>
                                    <a:lnTo>
                                      <a:pt x="8784"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5" o:spid="_x0000_s1026" style="width:439.6pt;height:.4pt;mso-position-horizontal-relative:char;mso-position-vertical-relative:line" coordsize="879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">
                  <v:group id="Group 6" o:spid="_x0000_s1027" style="position:absolute;left:4;top:4;width:8784;height:2" coordorigin="4,4" coordsize="8784,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polyline id="Freeform 7" o:spid="_x0000_s1028" style="position:absolute;visibility:visible;mso-wrap-style:square;v-text-anchor:top" points="4,4,8788,4" coordsize="878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V46sxgAA&#10;ANsAAAAPAAAAZHJzL2Rvd25yZXYueG1sRI9PawIxFMTvgt8hPKE3TdpKle1GKbYFhSq49dDjY/P2&#10;D25elk2qq5++KQgeh5n5DZMue9uIE3W+dqzhcaJAEOfO1FxqOHx/jucgfEA22DgmDRfysFwMBykm&#10;xp15T6cslCJC2CeooQqhTaT0eUUW/cS1xNErXGcxRNmV0nR4jnDbyCelXqTFmuNChS2tKsqP2a/V&#10;sCm2B7Wev4fp6vqzw+yivo6zD60fRv3bK4hAfbiHb+210fA8hf8v8QfIx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3V46sxgAAANsAAAAPAAAAAAAAAAAAAAAAAJcCAABkcnMv&#10;ZG93bnJldi54bWxQSwUGAAAAAAQABAD1AAAAigMAAAAA&#10;" filled="f" strokeweight="5054emu">
                      <v:path arrowok="t" o:connecttype="custom" o:connectlocs="0,0;8784,0" o:connectangles="0,0"/>
                    </v:polyline>
                  </v:group>
                  <w10:anchorlock/>
                </v:group>
              </w:pict>
            </mc:Fallback>
          </mc:AlternateContent>
        </w:r>
      </w:del>
    </w:p>
    <w:p w14:paraId="3E1933D8" w14:textId="2282B892" w:rsidR="007A7B42" w:rsidDel="008F69E9" w:rsidRDefault="007A7B42" w:rsidP="007A7B42">
      <w:pPr>
        <w:rPr>
          <w:del w:id="21" w:author="Shrikanth" w:date="2014-08-27T17:35:00Z"/>
          <w:rFonts w:ascii="Times New Roman" w:eastAsia="Times New Roman" w:hAnsi="Times New Roman" w:cs="Times New Roman"/>
          <w:sz w:val="20"/>
          <w:szCs w:val="20"/>
        </w:rPr>
      </w:pPr>
    </w:p>
    <w:p w14:paraId="67E6C932" w14:textId="0BEF8685" w:rsidR="007A7B42" w:rsidDel="008F69E9" w:rsidRDefault="007A7B42" w:rsidP="007A7B42">
      <w:pPr>
        <w:spacing w:before="9"/>
        <w:rPr>
          <w:del w:id="22" w:author="Shrikanth" w:date="2014-08-27T17:35:00Z"/>
          <w:rFonts w:ascii="Times New Roman" w:eastAsia="Times New Roman" w:hAnsi="Times New Roman" w:cs="Times New Roman"/>
          <w:sz w:val="17"/>
          <w:szCs w:val="17"/>
        </w:rPr>
      </w:pPr>
    </w:p>
    <w:p w14:paraId="1BC17A4D" w14:textId="5E9C84C1" w:rsidR="007A7B42" w:rsidDel="008F69E9" w:rsidRDefault="007A7B42" w:rsidP="007A7B42">
      <w:pPr>
        <w:spacing w:before="53"/>
        <w:ind w:left="2967"/>
        <w:rPr>
          <w:del w:id="23" w:author="Shrikanth" w:date="2014-08-27T17:35:00Z"/>
          <w:rFonts w:ascii="Times New Roman" w:eastAsia="Times New Roman" w:hAnsi="Times New Roman" w:cs="Times New Roman"/>
          <w:sz w:val="28"/>
          <w:szCs w:val="28"/>
        </w:rPr>
      </w:pPr>
      <w:del w:id="24" w:author="Shrikanth" w:date="2014-08-27T17:35:00Z">
        <w:r w:rsidDel="008F69E9">
          <w:rPr>
            <w:rFonts w:ascii="Times New Roman"/>
            <w:b/>
            <w:w w:val="115"/>
            <w:sz w:val="28"/>
          </w:rPr>
          <w:delText>Craig</w:delText>
        </w:r>
        <w:r w:rsidDel="008F69E9">
          <w:rPr>
            <w:rFonts w:ascii="Times New Roman"/>
            <w:b/>
            <w:spacing w:val="21"/>
            <w:w w:val="115"/>
            <w:sz w:val="28"/>
          </w:rPr>
          <w:delText xml:space="preserve"> </w:delText>
        </w:r>
        <w:r w:rsidDel="008F69E9">
          <w:rPr>
            <w:rFonts w:ascii="Times New Roman"/>
            <w:b/>
            <w:w w:val="115"/>
            <w:sz w:val="28"/>
          </w:rPr>
          <w:delText>A.</w:delText>
        </w:r>
        <w:r w:rsidDel="008F69E9">
          <w:rPr>
            <w:rFonts w:ascii="Times New Roman"/>
            <w:b/>
            <w:spacing w:val="22"/>
            <w:w w:val="115"/>
            <w:sz w:val="28"/>
          </w:rPr>
          <w:delText xml:space="preserve"> </w:delText>
        </w:r>
        <w:r w:rsidDel="008F69E9">
          <w:rPr>
            <w:rFonts w:ascii="Times New Roman"/>
            <w:b/>
            <w:spacing w:val="-1"/>
            <w:w w:val="115"/>
            <w:sz w:val="28"/>
          </w:rPr>
          <w:delText>Knobloc</w:delText>
        </w:r>
        <w:r w:rsidDel="008F69E9">
          <w:rPr>
            <w:rFonts w:ascii="Times New Roman"/>
            <w:b/>
            <w:spacing w:val="-2"/>
            <w:w w:val="115"/>
            <w:sz w:val="28"/>
          </w:rPr>
          <w:delText>k</w:delText>
        </w:r>
      </w:del>
    </w:p>
    <w:p w14:paraId="687DAE77" w14:textId="4AB31F8B" w:rsidR="007A7B42" w:rsidDel="008F69E9" w:rsidRDefault="001A0117" w:rsidP="007A7B42">
      <w:pPr>
        <w:spacing w:before="80" w:line="299" w:lineRule="auto"/>
        <w:ind w:left="2255" w:right="2446" w:firstLine="994"/>
        <w:rPr>
          <w:del w:id="25" w:author="Shrikanth" w:date="2014-08-27T17:35:00Z"/>
          <w:rFonts w:ascii="Times New Roman"/>
          <w:w w:val="105"/>
          <w:sz w:val="28"/>
        </w:rPr>
      </w:pPr>
      <w:del w:id="26" w:author="Shrikanth" w:date="2014-08-27T17:35:00Z">
        <w:r w:rsidDel="008F69E9">
          <w:fldChar w:fldCharType="begin"/>
        </w:r>
        <w:r w:rsidDel="008F69E9">
          <w:delInstrText xml:space="preserve"> HYPERLINK "mailto:knoblock@isi.edu" \h </w:delInstrText>
        </w:r>
        <w:r w:rsidDel="008F69E9">
          <w:fldChar w:fldCharType="separate"/>
        </w:r>
        <w:r w:rsidR="007A7B42" w:rsidDel="008F69E9">
          <w:rPr>
            <w:rFonts w:ascii="Times New Roman"/>
            <w:w w:val="105"/>
            <w:sz w:val="28"/>
          </w:rPr>
          <w:delText>knobloc</w:delText>
        </w:r>
        <w:r w:rsidDel="008F69E9">
          <w:rPr>
            <w:rFonts w:ascii="Times New Roman"/>
            <w:w w:val="105"/>
            <w:sz w:val="28"/>
          </w:rPr>
          <w:fldChar w:fldCharType="end"/>
        </w:r>
        <w:r w:rsidDel="008F69E9">
          <w:fldChar w:fldCharType="begin"/>
        </w:r>
        <w:r w:rsidDel="008F69E9">
          <w:delInstrText xml:space="preserve"> HYPERLINK "mailto:k@isi.edu" \h </w:delInstrText>
        </w:r>
        <w:r w:rsidDel="008F69E9">
          <w:fldChar w:fldCharType="separate"/>
        </w:r>
        <w:r w:rsidR="007A7B42" w:rsidDel="008F69E9">
          <w:rPr>
            <w:rFonts w:ascii="Times New Roman"/>
            <w:w w:val="105"/>
            <w:sz w:val="28"/>
          </w:rPr>
          <w:delText>k@isi.edu</w:delText>
        </w:r>
        <w:r w:rsidDel="008F69E9">
          <w:rPr>
            <w:rFonts w:ascii="Times New Roman"/>
            <w:w w:val="105"/>
            <w:sz w:val="28"/>
          </w:rPr>
          <w:fldChar w:fldCharType="end"/>
        </w:r>
        <w:r w:rsidR="007A7B42" w:rsidDel="008F69E9">
          <w:rPr>
            <w:rFonts w:ascii="Times New Roman"/>
            <w:sz w:val="28"/>
          </w:rPr>
          <w:delText xml:space="preserve"> </w:delText>
        </w:r>
        <w:r w:rsidR="007A7B42" w:rsidDel="008F69E9">
          <w:rPr>
            <w:rFonts w:ascii="Times New Roman"/>
            <w:spacing w:val="-2"/>
            <w:w w:val="105"/>
            <w:sz w:val="28"/>
          </w:rPr>
          <w:delText>University</w:delText>
        </w:r>
        <w:r w:rsidR="007A7B42" w:rsidDel="008F69E9">
          <w:rPr>
            <w:rFonts w:ascii="Times New Roman"/>
            <w:spacing w:val="37"/>
            <w:w w:val="105"/>
            <w:sz w:val="28"/>
          </w:rPr>
          <w:delText xml:space="preserve"> </w:delText>
        </w:r>
        <w:r w:rsidR="007A7B42" w:rsidDel="008F69E9">
          <w:rPr>
            <w:rFonts w:ascii="Times New Roman"/>
            <w:w w:val="105"/>
            <w:sz w:val="28"/>
          </w:rPr>
          <w:delText>of</w:delText>
        </w:r>
        <w:r w:rsidR="007A7B42" w:rsidDel="008F69E9">
          <w:rPr>
            <w:rFonts w:ascii="Times New Roman"/>
            <w:spacing w:val="38"/>
            <w:w w:val="105"/>
            <w:sz w:val="28"/>
          </w:rPr>
          <w:delText xml:space="preserve"> </w:delText>
        </w:r>
        <w:r w:rsidR="007A7B42" w:rsidDel="008F69E9">
          <w:rPr>
            <w:rFonts w:ascii="Times New Roman"/>
            <w:w w:val="105"/>
            <w:sz w:val="28"/>
          </w:rPr>
          <w:delText>Southern</w:delText>
        </w:r>
        <w:r w:rsidR="007A7B42" w:rsidDel="008F69E9">
          <w:rPr>
            <w:rFonts w:ascii="Times New Roman"/>
            <w:spacing w:val="38"/>
            <w:w w:val="105"/>
            <w:sz w:val="28"/>
          </w:rPr>
          <w:delText xml:space="preserve"> </w:delText>
        </w:r>
        <w:r w:rsidR="007A7B42" w:rsidDel="008F69E9">
          <w:rPr>
            <w:rFonts w:ascii="Times New Roman"/>
            <w:w w:val="105"/>
            <w:sz w:val="28"/>
          </w:rPr>
          <w:delText>California</w:delText>
        </w:r>
      </w:del>
    </w:p>
    <w:p w14:paraId="389B0AE9" w14:textId="54CDF0CF" w:rsidR="007A7B42" w:rsidDel="008F69E9" w:rsidRDefault="007A7B42" w:rsidP="007A7B42">
      <w:pPr>
        <w:spacing w:before="80" w:line="299" w:lineRule="auto"/>
        <w:ind w:left="2255" w:right="2446" w:firstLine="994"/>
        <w:rPr>
          <w:del w:id="27" w:author="Shrikanth" w:date="2014-08-27T17:35:00Z"/>
          <w:rFonts w:ascii="Times New Roman" w:eastAsia="Times New Roman" w:hAnsi="Times New Roman" w:cs="Times New Roman"/>
          <w:sz w:val="28"/>
          <w:szCs w:val="28"/>
        </w:rPr>
      </w:pPr>
    </w:p>
    <w:p w14:paraId="2EFE53E7" w14:textId="2FF0A22A" w:rsidR="007A7B42" w:rsidRPr="00B858DF" w:rsidDel="008F69E9" w:rsidRDefault="007A7B42" w:rsidP="007A7B42">
      <w:pPr>
        <w:rPr>
          <w:del w:id="28" w:author="Shrikanth" w:date="2014-08-27T17:35:00Z"/>
          <w:rFonts w:ascii="Times New Roman" w:eastAsia="Times New Roman" w:hAnsi="Times New Roman" w:cs="Times New Roman"/>
          <w:sz w:val="20"/>
          <w:szCs w:val="20"/>
        </w:rPr>
      </w:pPr>
      <w:del w:id="29" w:author="Shrikanth" w:date="2014-08-27T17:35:00Z">
        <w:r w:rsidRPr="00B858DF" w:rsidDel="008F69E9">
          <w:rPr>
            <w:rFonts w:ascii="Times New Roman" w:eastAsia="Times New Roman" w:hAnsi="Times New Roman" w:cs="Times New Roman"/>
            <w:sz w:val="20"/>
            <w:szCs w:val="20"/>
          </w:rPr>
          <w:delText>Prof. Craig Knoblock, USC, computer science</w:delText>
        </w:r>
      </w:del>
    </w:p>
    <w:p w14:paraId="6DE594CA" w14:textId="6FEFCC11" w:rsidR="007A7B42" w:rsidRPr="00B858DF" w:rsidDel="008F69E9" w:rsidRDefault="007A7B42" w:rsidP="007A7B42">
      <w:pPr>
        <w:rPr>
          <w:del w:id="30" w:author="Shrikanth" w:date="2014-08-27T17:35:00Z"/>
          <w:rFonts w:ascii="Times New Roman" w:eastAsia="Times New Roman" w:hAnsi="Times New Roman" w:cs="Times New Roman"/>
          <w:sz w:val="20"/>
          <w:szCs w:val="20"/>
        </w:rPr>
      </w:pPr>
      <w:del w:id="31" w:author="Shrikanth" w:date="2014-08-27T17:35:00Z">
        <w:r w:rsidRPr="00B858DF" w:rsidDel="008F69E9">
          <w:rPr>
            <w:rFonts w:ascii="Times New Roman" w:eastAsia="Times New Roman" w:hAnsi="Times New Roman" w:cs="Times New Roman"/>
            <w:sz w:val="20"/>
            <w:szCs w:val="20"/>
          </w:rPr>
          <w:delText>Prof. Yao-Yi Chiang, USC, spatial sciences</w:delText>
        </w:r>
      </w:del>
    </w:p>
    <w:p w14:paraId="1B89FB5A" w14:textId="5ABAD90B" w:rsidR="007A7B42" w:rsidRPr="00B858DF" w:rsidDel="008F69E9" w:rsidRDefault="007A7B42" w:rsidP="007A7B42">
      <w:pPr>
        <w:rPr>
          <w:del w:id="32" w:author="Shrikanth" w:date="2014-08-27T17:35:00Z"/>
          <w:rFonts w:ascii="Times New Roman" w:eastAsia="Times New Roman" w:hAnsi="Times New Roman" w:cs="Times New Roman"/>
          <w:sz w:val="20"/>
          <w:szCs w:val="20"/>
        </w:rPr>
      </w:pPr>
      <w:del w:id="33" w:author="Shrikanth" w:date="2014-08-27T17:35:00Z">
        <w:r w:rsidRPr="00B858DF" w:rsidDel="008F69E9">
          <w:rPr>
            <w:rFonts w:ascii="Times New Roman" w:eastAsia="Times New Roman" w:hAnsi="Times New Roman" w:cs="Times New Roman"/>
            <w:sz w:val="20"/>
            <w:szCs w:val="20"/>
          </w:rPr>
          <w:delText>Prof. Pedro Szekely, USC, computer science</w:delText>
        </w:r>
      </w:del>
    </w:p>
    <w:p w14:paraId="177C69D0" w14:textId="2C9EC2A1" w:rsidR="007A7B42" w:rsidDel="008F69E9" w:rsidRDefault="007A7B42" w:rsidP="007A7B42">
      <w:pPr>
        <w:rPr>
          <w:del w:id="34" w:author="Shrikanth" w:date="2014-08-27T17:35:00Z"/>
          <w:rFonts w:ascii="Times New Roman" w:eastAsia="Times New Roman" w:hAnsi="Times New Roman" w:cs="Times New Roman"/>
          <w:sz w:val="20"/>
          <w:szCs w:val="20"/>
        </w:rPr>
      </w:pPr>
      <w:del w:id="35" w:author="Shrikanth" w:date="2014-08-27T17:35:00Z">
        <w:r w:rsidDel="008F69E9">
          <w:rPr>
            <w:rFonts w:ascii="Times New Roman" w:eastAsia="Times New Roman" w:hAnsi="Times New Roman" w:cs="Times New Roman"/>
            <w:sz w:val="20"/>
            <w:szCs w:val="20"/>
          </w:rPr>
          <w:delText>Yanhui Geng, Huawei</w:delText>
        </w:r>
      </w:del>
    </w:p>
    <w:p w14:paraId="1AF41A4B" w14:textId="7098AB48" w:rsidR="007A7B42" w:rsidDel="008F69E9" w:rsidRDefault="007A7B42" w:rsidP="007A7B42">
      <w:pPr>
        <w:rPr>
          <w:del w:id="36" w:author="Shrikanth" w:date="2014-08-27T17:35:00Z"/>
          <w:rFonts w:ascii="Times New Roman" w:eastAsia="Times New Roman" w:hAnsi="Times New Roman" w:cs="Times New Roman"/>
          <w:sz w:val="20"/>
          <w:szCs w:val="20"/>
        </w:rPr>
      </w:pPr>
      <w:del w:id="37" w:author="Shrikanth" w:date="2014-08-27T17:35:00Z">
        <w:r w:rsidRPr="00B858DF" w:rsidDel="008F69E9">
          <w:rPr>
            <w:rFonts w:ascii="Times New Roman" w:eastAsia="Times New Roman" w:hAnsi="Times New Roman" w:cs="Times New Roman"/>
            <w:sz w:val="20"/>
            <w:szCs w:val="20"/>
          </w:rPr>
          <w:delText>Liang Lan, Huawei</w:delText>
        </w:r>
      </w:del>
    </w:p>
    <w:p w14:paraId="21A17EE6" w14:textId="297452A9" w:rsidR="007A7B42" w:rsidDel="008F69E9" w:rsidRDefault="007A7B42" w:rsidP="007A7B42">
      <w:pPr>
        <w:rPr>
          <w:ins w:id="38" w:author="Yao-Yi Chiang" w:date="2014-08-09T10:42:00Z"/>
          <w:del w:id="39" w:author="Shrikanth" w:date="2014-08-27T17:35:00Z"/>
          <w:rFonts w:ascii="Times New Roman" w:eastAsia="Times New Roman" w:hAnsi="Times New Roman" w:cs="Times New Roman"/>
          <w:sz w:val="20"/>
          <w:szCs w:val="20"/>
        </w:rPr>
      </w:pPr>
      <w:del w:id="40" w:author="Shrikanth" w:date="2014-08-27T17:35:00Z">
        <w:r w:rsidRPr="00B858DF" w:rsidDel="008F69E9">
          <w:rPr>
            <w:rFonts w:ascii="Times New Roman" w:eastAsia="Times New Roman" w:hAnsi="Times New Roman" w:cs="Times New Roman"/>
            <w:sz w:val="20"/>
            <w:szCs w:val="20"/>
          </w:rPr>
          <w:delText>Au Yeung Ching Man, Huawei</w:delText>
        </w:r>
      </w:del>
    </w:p>
    <w:p w14:paraId="03B733EC" w14:textId="5FECE59A" w:rsidR="00196AA9" w:rsidRPr="00B858DF" w:rsidDel="008F69E9" w:rsidRDefault="00196AA9" w:rsidP="00196AA9">
      <w:pPr>
        <w:rPr>
          <w:del w:id="41" w:author="Shrikanth" w:date="2014-08-27T17:35:00Z"/>
          <w:rFonts w:ascii="Times New Roman" w:eastAsia="Times New Roman" w:hAnsi="Times New Roman" w:cs="Times New Roman"/>
          <w:sz w:val="20"/>
          <w:szCs w:val="20"/>
        </w:rPr>
      </w:pPr>
      <w:moveToRangeStart w:id="42" w:author="Yao-Yi Chiang" w:date="2014-08-09T10:42:00Z" w:name="move269200307"/>
      <w:moveTo w:id="43" w:author="Yao-Yi Chiang" w:date="2014-08-09T10:42:00Z">
        <w:del w:id="44" w:author="Shrikanth" w:date="2014-08-27T17:35:00Z">
          <w:r w:rsidRPr="00B858DF" w:rsidDel="008F69E9">
            <w:rPr>
              <w:rFonts w:ascii="Times New Roman" w:eastAsia="Times New Roman" w:hAnsi="Times New Roman" w:cs="Times New Roman"/>
              <w:sz w:val="20"/>
              <w:szCs w:val="20"/>
            </w:rPr>
            <w:delText>Shrikanth Narayanan, USC, M.S. student</w:delText>
          </w:r>
        </w:del>
      </w:moveTo>
    </w:p>
    <w:p w14:paraId="084198C4" w14:textId="45FCE939" w:rsidR="00196AA9" w:rsidRPr="00B858DF" w:rsidDel="008F69E9" w:rsidRDefault="00196AA9" w:rsidP="00196AA9">
      <w:pPr>
        <w:rPr>
          <w:del w:id="45" w:author="Shrikanth" w:date="2014-08-27T17:35:00Z"/>
          <w:rFonts w:ascii="Times New Roman" w:eastAsia="Times New Roman" w:hAnsi="Times New Roman" w:cs="Times New Roman"/>
          <w:sz w:val="20"/>
          <w:szCs w:val="20"/>
        </w:rPr>
      </w:pPr>
      <w:moveToRangeStart w:id="46" w:author="Yao-Yi Chiang" w:date="2014-08-09T10:43:00Z" w:name="move269200312"/>
      <w:moveToRangeEnd w:id="42"/>
      <w:moveTo w:id="47" w:author="Yao-Yi Chiang" w:date="2014-08-09T10:43:00Z">
        <w:del w:id="48" w:author="Shrikanth" w:date="2014-08-27T17:35:00Z">
          <w:r w:rsidRPr="00B858DF" w:rsidDel="008F69E9">
            <w:rPr>
              <w:rFonts w:ascii="Times New Roman" w:eastAsia="Times New Roman" w:hAnsi="Times New Roman" w:cs="Times New Roman"/>
              <w:sz w:val="20"/>
              <w:szCs w:val="20"/>
            </w:rPr>
            <w:delText>Ayush Jaiswal, National Institute of Technology – Calicut, undergraduate student</w:delText>
          </w:r>
        </w:del>
      </w:moveTo>
    </w:p>
    <w:moveToRangeEnd w:id="46"/>
    <w:p w14:paraId="22D29552" w14:textId="2076DB9F" w:rsidR="00196AA9" w:rsidRPr="00B858DF" w:rsidDel="008F69E9" w:rsidRDefault="00196AA9" w:rsidP="007A7B42">
      <w:pPr>
        <w:rPr>
          <w:del w:id="49" w:author="Shrikanth" w:date="2014-08-27T17:35:00Z"/>
          <w:rFonts w:ascii="Times New Roman" w:eastAsia="Times New Roman" w:hAnsi="Times New Roman" w:cs="Times New Roman"/>
          <w:sz w:val="20"/>
          <w:szCs w:val="20"/>
        </w:rPr>
      </w:pPr>
      <w:ins w:id="50" w:author="Yao-Yi Chiang" w:date="2014-08-09T10:43:00Z">
        <w:del w:id="51" w:author="Shrikanth" w:date="2014-08-27T17:35:00Z">
          <w:r w:rsidDel="008F69E9">
            <w:rPr>
              <w:rFonts w:ascii="Times New Roman" w:eastAsia="Times New Roman" w:hAnsi="Times New Roman" w:cs="Times New Roman"/>
              <w:sz w:val="20"/>
              <w:szCs w:val="20"/>
            </w:rPr>
            <w:delText>USC, PhD student</w:delText>
          </w:r>
        </w:del>
      </w:ins>
    </w:p>
    <w:p w14:paraId="4B8DF441" w14:textId="07825B86" w:rsidR="007A7B42" w:rsidRPr="00B858DF" w:rsidDel="008F69E9" w:rsidRDefault="007A7B42" w:rsidP="007A7B42">
      <w:pPr>
        <w:rPr>
          <w:del w:id="52" w:author="Shrikanth" w:date="2014-08-27T17:35:00Z"/>
          <w:rFonts w:ascii="Times New Roman" w:eastAsia="Times New Roman" w:hAnsi="Times New Roman" w:cs="Times New Roman"/>
          <w:sz w:val="20"/>
          <w:szCs w:val="20"/>
        </w:rPr>
      </w:pPr>
      <w:del w:id="53" w:author="Shrikanth" w:date="2014-08-27T17:35:00Z">
        <w:r w:rsidRPr="00B858DF" w:rsidDel="008F69E9">
          <w:rPr>
            <w:rFonts w:ascii="Times New Roman" w:eastAsia="Times New Roman" w:hAnsi="Times New Roman" w:cs="Times New Roman"/>
            <w:sz w:val="20"/>
            <w:szCs w:val="20"/>
          </w:rPr>
          <w:delText>Shaarif Zia, USC, M.S. student</w:delText>
        </w:r>
      </w:del>
    </w:p>
    <w:p w14:paraId="1FE02C05" w14:textId="5A0338E9" w:rsidR="007A7B42" w:rsidRPr="00B858DF" w:rsidDel="008F69E9" w:rsidRDefault="007A7B42" w:rsidP="007A7B42">
      <w:pPr>
        <w:rPr>
          <w:del w:id="54" w:author="Shrikanth" w:date="2014-08-27T17:35:00Z"/>
          <w:rFonts w:ascii="Times New Roman" w:eastAsia="Times New Roman" w:hAnsi="Times New Roman" w:cs="Times New Roman"/>
          <w:sz w:val="20"/>
          <w:szCs w:val="20"/>
        </w:rPr>
      </w:pPr>
      <w:moveFromRangeStart w:id="55" w:author="Yao-Yi Chiang" w:date="2014-08-09T10:42:00Z" w:name="move269200307"/>
      <w:moveFrom w:id="56" w:author="Yao-Yi Chiang" w:date="2014-08-09T10:42:00Z">
        <w:del w:id="57" w:author="Shrikanth" w:date="2014-08-27T17:35:00Z">
          <w:r w:rsidRPr="00B858DF" w:rsidDel="008F69E9">
            <w:rPr>
              <w:rFonts w:ascii="Times New Roman" w:eastAsia="Times New Roman" w:hAnsi="Times New Roman" w:cs="Times New Roman"/>
              <w:sz w:val="20"/>
              <w:szCs w:val="20"/>
            </w:rPr>
            <w:delText>Shrikanth Narayanan, USC, M.S. student</w:delText>
          </w:r>
        </w:del>
      </w:moveFrom>
    </w:p>
    <w:moveFromRangeEnd w:id="55"/>
    <w:p w14:paraId="76057D73" w14:textId="699879E3" w:rsidR="007A7B42" w:rsidRPr="00B858DF" w:rsidDel="008F69E9" w:rsidRDefault="007A7B42" w:rsidP="007A7B42">
      <w:pPr>
        <w:rPr>
          <w:del w:id="58" w:author="Shrikanth" w:date="2014-08-27T17:35:00Z"/>
          <w:rFonts w:ascii="Times New Roman" w:eastAsia="Times New Roman" w:hAnsi="Times New Roman" w:cs="Times New Roman"/>
          <w:sz w:val="20"/>
          <w:szCs w:val="20"/>
        </w:rPr>
      </w:pPr>
      <w:del w:id="59" w:author="Shrikanth" w:date="2014-08-27T17:35:00Z">
        <w:r w:rsidRPr="00B858DF" w:rsidDel="008F69E9">
          <w:rPr>
            <w:rFonts w:ascii="Times New Roman" w:eastAsia="Times New Roman" w:hAnsi="Times New Roman" w:cs="Times New Roman"/>
            <w:sz w:val="20"/>
            <w:szCs w:val="20"/>
          </w:rPr>
          <w:delText>Varad Pathak, USC, M.S. student</w:delText>
        </w:r>
      </w:del>
    </w:p>
    <w:p w14:paraId="4BAAA97A" w14:textId="3335D0F4" w:rsidR="007A7B42" w:rsidRPr="00B858DF" w:rsidDel="008F69E9" w:rsidRDefault="007A7B42" w:rsidP="007A7B42">
      <w:pPr>
        <w:rPr>
          <w:del w:id="60" w:author="Shrikanth" w:date="2014-08-27T17:35:00Z"/>
          <w:rFonts w:ascii="Times New Roman" w:eastAsia="Times New Roman" w:hAnsi="Times New Roman" w:cs="Times New Roman"/>
          <w:sz w:val="20"/>
          <w:szCs w:val="20"/>
        </w:rPr>
      </w:pPr>
      <w:del w:id="61" w:author="Shrikanth" w:date="2014-08-27T17:35:00Z">
        <w:r w:rsidRPr="00B858DF" w:rsidDel="008F69E9">
          <w:rPr>
            <w:rFonts w:ascii="Times New Roman" w:eastAsia="Times New Roman" w:hAnsi="Times New Roman" w:cs="Times New Roman"/>
            <w:sz w:val="20"/>
            <w:szCs w:val="20"/>
          </w:rPr>
          <w:delText>Vineet Gadodia, USC, M.S. student</w:delText>
        </w:r>
      </w:del>
    </w:p>
    <w:p w14:paraId="6D347B2B" w14:textId="37A9AE03" w:rsidR="007A7B42" w:rsidRPr="00B858DF" w:rsidDel="008F69E9" w:rsidRDefault="007A7B42" w:rsidP="007A7B42">
      <w:pPr>
        <w:rPr>
          <w:del w:id="62" w:author="Shrikanth" w:date="2014-08-27T17:35:00Z"/>
          <w:rFonts w:ascii="Times New Roman" w:eastAsia="Times New Roman" w:hAnsi="Times New Roman" w:cs="Times New Roman"/>
          <w:sz w:val="20"/>
          <w:szCs w:val="20"/>
        </w:rPr>
      </w:pPr>
      <w:del w:id="63" w:author="Shrikanth" w:date="2014-08-27T17:35:00Z">
        <w:r w:rsidRPr="00B858DF" w:rsidDel="008F69E9">
          <w:rPr>
            <w:rFonts w:ascii="Times New Roman" w:eastAsia="Times New Roman" w:hAnsi="Times New Roman" w:cs="Times New Roman"/>
            <w:sz w:val="20"/>
            <w:szCs w:val="20"/>
          </w:rPr>
          <w:delText>Jin Hu, Tsinghua University, undergraduate student</w:delText>
        </w:r>
      </w:del>
    </w:p>
    <w:p w14:paraId="11661643" w14:textId="327B8777" w:rsidR="007A7B42" w:rsidRPr="00B858DF" w:rsidDel="008F69E9" w:rsidRDefault="007A7B42" w:rsidP="007A7B42">
      <w:pPr>
        <w:rPr>
          <w:del w:id="64" w:author="Shrikanth" w:date="2014-08-27T17:35:00Z"/>
          <w:rFonts w:ascii="Times New Roman" w:eastAsia="Times New Roman" w:hAnsi="Times New Roman" w:cs="Times New Roman"/>
          <w:sz w:val="20"/>
          <w:szCs w:val="20"/>
        </w:rPr>
      </w:pPr>
      <w:moveFromRangeStart w:id="65" w:author="Yao-Yi Chiang" w:date="2014-08-09T10:43:00Z" w:name="move269200312"/>
      <w:moveFrom w:id="66" w:author="Yao-Yi Chiang" w:date="2014-08-09T10:43:00Z">
        <w:del w:id="67" w:author="Shrikanth" w:date="2014-08-27T17:35:00Z">
          <w:r w:rsidRPr="00B858DF" w:rsidDel="008F69E9">
            <w:rPr>
              <w:rFonts w:ascii="Times New Roman" w:eastAsia="Times New Roman" w:hAnsi="Times New Roman" w:cs="Times New Roman"/>
              <w:sz w:val="20"/>
              <w:szCs w:val="20"/>
            </w:rPr>
            <w:delText>Ayush Jaiswal, National Institute of Technology – Calicut, undergraduate student</w:delText>
          </w:r>
        </w:del>
      </w:moveFrom>
    </w:p>
    <w:moveFromRangeEnd w:id="65"/>
    <w:p w14:paraId="1470C2B6" w14:textId="4808A264" w:rsidR="007A7B42" w:rsidDel="008F69E9" w:rsidRDefault="007A7B42" w:rsidP="007A7B42">
      <w:pPr>
        <w:rPr>
          <w:del w:id="68" w:author="Shrikanth" w:date="2014-08-27T17:35:00Z"/>
          <w:rFonts w:ascii="Times New Roman" w:eastAsia="Times New Roman" w:hAnsi="Times New Roman" w:cs="Times New Roman"/>
          <w:sz w:val="20"/>
          <w:szCs w:val="20"/>
        </w:rPr>
      </w:pPr>
    </w:p>
    <w:p w14:paraId="44EA86B3" w14:textId="0E4ABF15" w:rsidR="007A7B42" w:rsidDel="008F69E9" w:rsidRDefault="007A7B42" w:rsidP="007A7B42">
      <w:pPr>
        <w:spacing w:before="6"/>
        <w:rPr>
          <w:del w:id="69" w:author="Shrikanth" w:date="2014-08-27T17:35:00Z"/>
          <w:rFonts w:ascii="Times New Roman" w:eastAsia="Times New Roman" w:hAnsi="Times New Roman" w:cs="Times New Roman"/>
          <w:sz w:val="10"/>
          <w:szCs w:val="10"/>
        </w:rPr>
      </w:pPr>
    </w:p>
    <w:p w14:paraId="743E5EE9" w14:textId="3259EDE1" w:rsidR="007A7B42" w:rsidDel="008F69E9" w:rsidRDefault="007A7B42" w:rsidP="007A7B42">
      <w:pPr>
        <w:spacing w:line="20" w:lineRule="atLeast"/>
        <w:ind w:left="148"/>
        <w:rPr>
          <w:del w:id="70" w:author="Shrikanth" w:date="2014-08-27T17:35:00Z"/>
          <w:rFonts w:ascii="Times New Roman" w:eastAsia="Times New Roman" w:hAnsi="Times New Roman" w:cs="Times New Roman"/>
          <w:sz w:val="2"/>
          <w:szCs w:val="2"/>
        </w:rPr>
        <w:sectPr w:rsidR="007A7B42" w:rsidDel="008F69E9" w:rsidSect="007A7B42">
          <w:pgSz w:w="12240" w:h="15840"/>
          <w:pgMar w:top="920" w:right="1480" w:bottom="280" w:left="1720" w:header="720" w:footer="720" w:gutter="0"/>
          <w:cols w:space="720"/>
        </w:sectPr>
      </w:pPr>
      <w:del w:id="71" w:author="Shrikanth" w:date="2014-08-27T17:35:00Z">
        <w:r w:rsidDel="008F69E9">
          <w:rPr>
            <w:rFonts w:ascii="Times New Roman" w:eastAsia="Times New Roman" w:hAnsi="Times New Roman" w:cs="Times New Roman"/>
            <w:noProof/>
            <w:sz w:val="2"/>
            <w:szCs w:val="2"/>
            <w:rPrChange w:id="72">
              <w:rPr>
                <w:noProof/>
              </w:rPr>
            </w:rPrChange>
          </w:rPr>
          <mc:AlternateContent>
            <mc:Choice Requires="wpg">
              <w:drawing>
                <wp:inline distT="0" distB="0" distL="0" distR="0" wp14:anchorId="2121DA93" wp14:editId="2C47397A">
                  <wp:extent cx="5582920" cy="5080"/>
                  <wp:effectExtent l="0" t="1905" r="12700" b="5715"/>
                  <wp:docPr id="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2920" cy="5080"/>
                            <a:chOff x="0" y="0"/>
                            <a:chExt cx="8792" cy="8"/>
                          </a:xfrm>
                        </wpg:grpSpPr>
                        <wpg:grpSp>
                          <wpg:cNvPr id="18" name="Group 9"/>
                          <wpg:cNvGrpSpPr>
                            <a:grpSpLocks/>
                          </wpg:cNvGrpSpPr>
                          <wpg:grpSpPr bwMode="auto">
                            <a:xfrm>
                              <a:off x="4" y="4"/>
                              <a:ext cx="8784" cy="2"/>
                              <a:chOff x="4" y="4"/>
                              <a:chExt cx="8784" cy="2"/>
                            </a:xfrm>
                          </wpg:grpSpPr>
                          <wps:wsp>
                            <wps:cNvPr id="21" name="Freeform 10"/>
                            <wps:cNvSpPr>
                              <a:spLocks/>
                            </wps:cNvSpPr>
                            <wps:spPr bwMode="auto">
                              <a:xfrm>
                                <a:off x="4" y="4"/>
                                <a:ext cx="8784" cy="2"/>
                              </a:xfrm>
                              <a:custGeom>
                                <a:avLst/>
                                <a:gdLst>
                                  <a:gd name="T0" fmla="+- 0 4 4"/>
                                  <a:gd name="T1" fmla="*/ T0 w 8784"/>
                                  <a:gd name="T2" fmla="+- 0 8788 4"/>
                                  <a:gd name="T3" fmla="*/ T2 w 8784"/>
                                </a:gdLst>
                                <a:ahLst/>
                                <a:cxnLst>
                                  <a:cxn ang="0">
                                    <a:pos x="T1" y="0"/>
                                  </a:cxn>
                                  <a:cxn ang="0">
                                    <a:pos x="T3" y="0"/>
                                  </a:cxn>
                                </a:cxnLst>
                                <a:rect l="0" t="0" r="r" b="b"/>
                                <a:pathLst>
                                  <a:path w="8784">
                                    <a:moveTo>
                                      <a:pt x="0" y="0"/>
                                    </a:moveTo>
                                    <a:lnTo>
                                      <a:pt x="8784"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8" o:spid="_x0000_s1026" style="width:439.6pt;height:.4pt;mso-position-horizontal-relative:char;mso-position-vertical-relative:line" coordsize="879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">
                  <v:group id="Group 9" o:spid="_x0000_s1027" style="position:absolute;left:4;top:4;width:8784;height:2" coordorigin="4,4" coordsize="8784,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polyline id="Freeform 10" o:spid="_x0000_s1028" style="position:absolute;visibility:visible;mso-wrap-style:square;v-text-anchor:top" points="4,4,8788,4" coordsize="878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bvpxAAA&#10;ANsAAAAPAAAAZHJzL2Rvd25yZXYueG1sRI9BawIxFITvhf6H8AreNFFEZTWK2BYUVHD14PGxee4u&#10;bl6WTaprf30jCD0OM/MNM1u0thI3anzpWEO/p0AQZ86UnGs4Hb+7ExA+IBusHJOGB3lYzN/fZpgY&#10;d+cD3dKQiwhhn6CGIoQ6kdJnBVn0PVcTR+/iGoshyiaXpsF7hNtKDpQaSYslx4UCa1oVlF3TH6th&#10;c9md1HryGYar3/Me04faXsdfWnc+2uUURKA2/Idf7bXRMOjD80v8AXL+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m76cQAAADbAAAADwAAAAAAAAAAAAAAAACXAgAAZHJzL2Rv&#10;d25yZXYueG1sUEsFBgAAAAAEAAQA9QAAAIgDAAAAAA==&#10;" filled="f" strokeweight="5054emu">
                      <v:path arrowok="t" o:connecttype="custom" o:connectlocs="0,0;8784,0" o:connectangles="0,0"/>
                    </v:polyline>
                  </v:group>
                  <w10:anchorlock/>
                </v:group>
              </w:pict>
            </mc:Fallback>
          </mc:AlternateContent>
        </w:r>
      </w:del>
    </w:p>
    <w:p w14:paraId="740B70E9" w14:textId="2216D93C" w:rsidR="00196AA9" w:rsidDel="008F69E9" w:rsidRDefault="00DC6D5A">
      <w:pPr>
        <w:rPr>
          <w:ins w:id="73" w:author="Yao-Yi Chiang" w:date="2014-08-09T10:45:00Z"/>
          <w:del w:id="74" w:author="Shrikanth" w:date="2014-08-27T17:35:00Z"/>
          <w:b/>
        </w:rPr>
      </w:pPr>
      <w:ins w:id="75" w:author="Yao-Yi Chiang" w:date="2014-08-09T10:45:00Z">
        <w:del w:id="76" w:author="Shrikanth" w:date="2014-08-27T17:35:00Z">
          <w:r w:rsidDel="008F69E9">
            <w:rPr>
              <w:b/>
            </w:rPr>
            <w:delText>Introduction</w:delText>
          </w:r>
        </w:del>
      </w:ins>
    </w:p>
    <w:p w14:paraId="114288FA" w14:textId="742D23C3" w:rsidR="00544EBE" w:rsidDel="008F69E9" w:rsidRDefault="00B6183B" w:rsidP="00544EBE">
      <w:pPr>
        <w:jc w:val="both"/>
        <w:rPr>
          <w:del w:id="77" w:author="Shrikanth" w:date="2014-08-27T17:35:00Z"/>
        </w:rPr>
      </w:pPr>
      <w:ins w:id="78" w:author="Yao-Yi Chiang" w:date="2014-08-09T11:43:00Z">
        <w:del w:id="79" w:author="Shrikanth" w:date="2014-08-27T17:35:00Z">
          <w:r w:rsidDel="008F69E9">
            <w:delText xml:space="preserve">In this report, we </w:delText>
          </w:r>
        </w:del>
      </w:ins>
      <w:ins w:id="80" w:author="Yao-Yi Chiang" w:date="2014-08-09T11:44:00Z">
        <w:del w:id="81" w:author="Shrikanth" w:date="2014-08-27T17:35:00Z">
          <w:r w:rsidDel="008F69E9">
            <w:delText xml:space="preserve">demonstrate </w:delText>
          </w:r>
        </w:del>
      </w:ins>
      <w:ins w:id="82" w:author="Yao-Yi Chiang" w:date="2014-08-09T11:45:00Z">
        <w:del w:id="83" w:author="Shrikanth" w:date="2014-08-27T17:35:00Z">
          <w:r w:rsidR="00CA2AE4" w:rsidDel="008F69E9">
            <w:delText xml:space="preserve">the capabilities in </w:delText>
          </w:r>
        </w:del>
      </w:ins>
      <w:ins w:id="84" w:author="Yao-Yi Chiang" w:date="2014-08-09T11:44:00Z">
        <w:del w:id="85" w:author="Shrikanth" w:date="2014-08-27T17:35:00Z">
          <w:r w:rsidDel="008F69E9">
            <w:delText>Karma</w:delText>
          </w:r>
        </w:del>
      </w:ins>
      <w:ins w:id="86" w:author="Yao-Yi Chiang" w:date="2014-08-09T11:45:00Z">
        <w:del w:id="87" w:author="Shrikanth" w:date="2014-08-27T17:35:00Z">
          <w:r w:rsidR="00CA2AE4" w:rsidDel="008F69E9">
            <w:delText xml:space="preserve"> to rapidly clean,</w:delText>
          </w:r>
        </w:del>
      </w:ins>
      <w:ins w:id="88" w:author="Yao-Yi Chiang" w:date="2014-08-09T11:46:00Z">
        <w:del w:id="89" w:author="Shrikanth" w:date="2014-08-27T17:35:00Z">
          <w:r w:rsidR="00CA2AE4" w:rsidDel="008F69E9">
            <w:delText xml:space="preserve"> </w:delText>
          </w:r>
        </w:del>
      </w:ins>
      <w:ins w:id="90" w:author="Yao-Yi Chiang" w:date="2014-08-09T11:45:00Z">
        <w:del w:id="91" w:author="Shrikanth" w:date="2014-08-27T17:35:00Z">
          <w:r w:rsidR="00CA2AE4" w:rsidDel="008F69E9">
            <w:delText>normalize</w:delText>
          </w:r>
        </w:del>
      </w:ins>
      <w:ins w:id="92" w:author="Yao-Yi Chiang" w:date="2014-08-09T11:46:00Z">
        <w:del w:id="93" w:author="Shrikanth" w:date="2014-08-27T17:35:00Z">
          <w:r w:rsidR="00CA2AE4" w:rsidDel="008F69E9">
            <w:delText xml:space="preserve">, </w:delText>
          </w:r>
        </w:del>
      </w:ins>
      <w:ins w:id="94" w:author="Yao-Yi Chiang" w:date="2014-08-09T11:47:00Z">
        <w:del w:id="95" w:author="Shrikanth" w:date="2014-08-27T17:35:00Z">
          <w:r w:rsidR="00CA2AE4" w:rsidDel="008F69E9">
            <w:delText xml:space="preserve">restructure, integrate </w:delText>
          </w:r>
        </w:del>
      </w:ins>
      <w:ins w:id="96" w:author="Yao-Yi Chiang" w:date="2014-08-09T11:45:00Z">
        <w:del w:id="97" w:author="Shrikanth" w:date="2014-08-27T17:35:00Z">
          <w:r w:rsidR="00CA2AE4" w:rsidDel="008F69E9">
            <w:delText xml:space="preserve">data collected from </w:delText>
          </w:r>
        </w:del>
      </w:ins>
      <w:ins w:id="98" w:author="Yao-Yi Chiang" w:date="2014-08-09T11:46:00Z">
        <w:del w:id="99" w:author="Shrikanth" w:date="2014-08-27T17:35:00Z">
          <w:r w:rsidR="00CA2AE4" w:rsidDel="008F69E9">
            <w:delText xml:space="preserve">multiple </w:delText>
          </w:r>
        </w:del>
      </w:ins>
      <w:ins w:id="100" w:author="Yao-Yi Chiang" w:date="2014-08-10T08:52:00Z">
        <w:del w:id="101" w:author="Shrikanth" w:date="2014-08-27T17:35:00Z">
          <w:r w:rsidR="00D60DCA" w:rsidDel="008F69E9">
            <w:delText xml:space="preserve">mobile </w:delText>
          </w:r>
        </w:del>
      </w:ins>
      <w:ins w:id="102" w:author="Yao-Yi Chiang" w:date="2014-08-09T11:46:00Z">
        <w:del w:id="103" w:author="Shrikanth" w:date="2014-08-27T17:35:00Z">
          <w:r w:rsidR="00CA2AE4" w:rsidDel="008F69E9">
            <w:delText>sensors</w:delText>
          </w:r>
        </w:del>
      </w:ins>
      <w:ins w:id="104" w:author="Yao-Yi Chiang" w:date="2014-08-10T08:55:00Z">
        <w:del w:id="105" w:author="Shrikanth" w:date="2014-08-27T17:35:00Z">
          <w:r w:rsidR="00D60DCA" w:rsidDel="008F69E9">
            <w:delText xml:space="preserve">, and </w:delText>
          </w:r>
        </w:del>
      </w:ins>
      <w:ins w:id="106" w:author="Yao-Yi Chiang" w:date="2014-08-10T08:53:00Z">
        <w:del w:id="107" w:author="Shrikanth" w:date="2014-08-27T17:35:00Z">
          <w:r w:rsidR="00D60DCA" w:rsidDel="008F69E9">
            <w:delText xml:space="preserve">then apply machine learning algorithms </w:delText>
          </w:r>
        </w:del>
      </w:ins>
      <w:ins w:id="108" w:author="Yao-Yi Chiang" w:date="2014-08-10T08:58:00Z">
        <w:del w:id="109" w:author="Shrikanth" w:date="2014-08-27T17:35:00Z">
          <w:r w:rsidR="00D60DCA" w:rsidDel="008F69E9">
            <w:delText xml:space="preserve">from a library of algorithms </w:delText>
          </w:r>
        </w:del>
      </w:ins>
      <w:ins w:id="110" w:author="Yao-Yi Chiang" w:date="2014-08-10T08:53:00Z">
        <w:del w:id="111" w:author="Shrikanth" w:date="2014-08-27T17:35:00Z">
          <w:r w:rsidR="00D60DCA" w:rsidDel="008F69E9">
            <w:delText xml:space="preserve">to perform </w:delText>
          </w:r>
        </w:del>
      </w:ins>
      <w:ins w:id="112" w:author="Yao-Yi Chiang" w:date="2014-08-10T08:58:00Z">
        <w:del w:id="113" w:author="Shrikanth" w:date="2014-08-27T17:35:00Z">
          <w:r w:rsidR="00D60DCA" w:rsidDel="008F69E9">
            <w:delText xml:space="preserve">a </w:delText>
          </w:r>
        </w:del>
      </w:ins>
      <w:ins w:id="114" w:author="Yao-Yi Chiang" w:date="2014-08-10T08:53:00Z">
        <w:del w:id="115" w:author="Shrikanth" w:date="2014-08-27T17:35:00Z">
          <w:r w:rsidR="00D60DCA" w:rsidDel="008F69E9">
            <w:delText>data mining task.</w:delText>
          </w:r>
        </w:del>
      </w:ins>
      <w:ins w:id="116" w:author="Yao-Yi Chiang" w:date="2014-08-09T11:46:00Z">
        <w:del w:id="117" w:author="Shrikanth" w:date="2014-08-27T17:35:00Z">
          <w:r w:rsidR="00D60DCA" w:rsidDel="008F69E9">
            <w:delText xml:space="preserve"> </w:delText>
          </w:r>
        </w:del>
      </w:ins>
      <w:moveToRangeStart w:id="118" w:author="Yao-Yi Chiang" w:date="2014-08-09T12:03:00Z" w:name="move269205126"/>
      <w:moveTo w:id="119" w:author="Yao-Yi Chiang" w:date="2014-08-09T12:03:00Z">
        <w:del w:id="120" w:author="Shrikanth" w:date="2014-08-27T17:35:00Z">
          <w:r w:rsidR="00544EBE" w:rsidDel="008F69E9">
            <w:delText xml:space="preserve">We selected the </w:delText>
          </w:r>
        </w:del>
      </w:moveTo>
      <w:ins w:id="121" w:author="Yao-Yi Chiang" w:date="2014-08-10T08:58:00Z">
        <w:del w:id="122" w:author="Shrikanth" w:date="2014-08-27T17:35:00Z">
          <w:r w:rsidR="00D60DCA" w:rsidDel="008F69E9">
            <w:delText xml:space="preserve">data mining </w:delText>
          </w:r>
        </w:del>
      </w:ins>
      <w:moveTo w:id="123" w:author="Yao-Yi Chiang" w:date="2014-08-09T12:03:00Z">
        <w:del w:id="124" w:author="Shrikanth" w:date="2014-08-27T17:35:00Z">
          <w:r w:rsidR="00544EBE" w:rsidDel="008F69E9">
            <w:delText>task of predicting the mode of transport of a user, given the sensor data collected via his/her cellphone. A linear kernel, SVM classification method is used to perform the prediction.</w:delText>
          </w:r>
        </w:del>
      </w:moveTo>
    </w:p>
    <w:moveToRangeEnd w:id="118"/>
    <w:p w14:paraId="1070CBB0" w14:textId="6E100BA1" w:rsidR="005F4298" w:rsidRPr="00544EBE" w:rsidDel="008F69E9" w:rsidRDefault="00544EBE">
      <w:pPr>
        <w:rPr>
          <w:del w:id="125" w:author="Shrikanth" w:date="2014-08-27T17:35:00Z"/>
          <w:rPrChange w:id="126" w:author="Yao-Yi Chiang" w:date="2014-08-09T12:02:00Z">
            <w:rPr>
              <w:del w:id="127" w:author="Shrikanth" w:date="2014-08-27T17:35:00Z"/>
              <w:b/>
            </w:rPr>
          </w:rPrChange>
        </w:rPr>
      </w:pPr>
      <w:ins w:id="128" w:author="Yao-Yi Chiang" w:date="2014-08-09T11:59:00Z">
        <w:del w:id="129" w:author="Shrikanth" w:date="2014-08-27T17:35:00Z">
          <w:r w:rsidDel="008F69E9">
            <w:delText xml:space="preserve">The </w:delText>
          </w:r>
        </w:del>
      </w:ins>
      <w:ins w:id="130" w:author="Yao-Yi Chiang" w:date="2014-08-10T09:00:00Z">
        <w:del w:id="131" w:author="Shrikanth" w:date="2014-08-27T17:35:00Z">
          <w:r w:rsidR="00D60DCA" w:rsidDel="008F69E9">
            <w:delText>challenge</w:delText>
          </w:r>
        </w:del>
      </w:ins>
      <w:ins w:id="132" w:author="Yao-Yi Chiang" w:date="2014-08-09T12:00:00Z">
        <w:del w:id="133" w:author="Shrikanth" w:date="2014-08-27T17:35:00Z">
          <w:r w:rsidDel="008F69E9">
            <w:delText xml:space="preserve"> here is how </w:delText>
          </w:r>
        </w:del>
      </w:ins>
      <w:ins w:id="134" w:author="Yao-Yi Chiang" w:date="2014-08-09T12:01:00Z">
        <w:del w:id="135" w:author="Shrikanth" w:date="2014-08-27T17:35:00Z">
          <w:r w:rsidDel="008F69E9">
            <w:delText>to</w:delText>
          </w:r>
        </w:del>
      </w:ins>
      <w:del w:id="136" w:author="Shrikanth" w:date="2014-08-27T17:35:00Z">
        <w:r w:rsidR="005F4298" w:rsidRPr="00C313E8" w:rsidDel="008F69E9">
          <w:rPr>
            <w:b/>
          </w:rPr>
          <w:delText>Problem Definition</w:delText>
        </w:r>
      </w:del>
    </w:p>
    <w:p w14:paraId="466E5ACD" w14:textId="36522F21" w:rsidR="00A5526D" w:rsidDel="008F69E9" w:rsidRDefault="00205CD9" w:rsidP="00CC6A89">
      <w:pPr>
        <w:jc w:val="both"/>
        <w:rPr>
          <w:del w:id="137" w:author="Shrikanth" w:date="2014-08-27T17:35:00Z"/>
        </w:rPr>
      </w:pPr>
      <w:del w:id="138" w:author="Shrikanth" w:date="2014-08-27T17:35:00Z">
        <w:r w:rsidDel="008F69E9">
          <w:delText xml:space="preserve">To perform a </w:delText>
        </w:r>
        <w:r w:rsidR="005F4298" w:rsidDel="008F69E9">
          <w:delText>data mining</w:delText>
        </w:r>
        <w:r w:rsidDel="008F69E9">
          <w:delText xml:space="preserve"> task using the data integration tool – Karma, such that there is an </w:delText>
        </w:r>
        <w:r w:rsidR="00C313E8" w:rsidDel="008F69E9">
          <w:delText>sizable</w:delText>
        </w:r>
        <w:r w:rsidDel="008F69E9">
          <w:delText xml:space="preserve"> reduction in</w:delText>
        </w:r>
        <w:r w:rsidR="00C313E8" w:rsidDel="008F69E9">
          <w:delText xml:space="preserve"> overall</w:delText>
        </w:r>
        <w:r w:rsidDel="008F69E9">
          <w:delText xml:space="preserve"> </w:delText>
        </w:r>
      </w:del>
      <w:ins w:id="139" w:author="Yao-Yi Chiang" w:date="2014-08-10T09:01:00Z">
        <w:del w:id="140" w:author="Shrikanth" w:date="2014-08-27T17:35:00Z">
          <w:r w:rsidR="00D24BDF" w:rsidDel="008F69E9">
            <w:delText xml:space="preserve">user </w:delText>
          </w:r>
        </w:del>
      </w:ins>
      <w:del w:id="141" w:author="Shrikanth" w:date="2014-08-27T17:35:00Z">
        <w:r w:rsidDel="008F69E9">
          <w:delText>time and effort in preparing the data set from its raw form,</w:delText>
        </w:r>
        <w:r w:rsidR="007F3B71" w:rsidDel="008F69E9">
          <w:delText xml:space="preserve"> applying transformations and </w:delText>
        </w:r>
        <w:r w:rsidDel="008F69E9">
          <w:delText>invoking the prediction service.</w:delText>
        </w:r>
        <w:r w:rsidR="00F909A2" w:rsidDel="008F69E9">
          <w:delText xml:space="preserve"> </w:delText>
        </w:r>
      </w:del>
      <w:moveFromRangeStart w:id="142" w:author="Yao-Yi Chiang" w:date="2014-08-09T12:03:00Z" w:name="move269205126"/>
      <w:moveFrom w:id="143" w:author="Yao-Yi Chiang" w:date="2014-08-09T12:03:00Z">
        <w:del w:id="144" w:author="Shrikanth" w:date="2014-08-27T17:35:00Z">
          <w:r w:rsidDel="008F69E9">
            <w:delText xml:space="preserve">We selected the task of predicting </w:delText>
          </w:r>
          <w:r w:rsidR="005F4298" w:rsidDel="008F69E9">
            <w:delText xml:space="preserve">the mode of transport of a user, given the </w:delText>
          </w:r>
          <w:r w:rsidDel="008F69E9">
            <w:delText>sensor data collected via</w:delText>
          </w:r>
          <w:r w:rsidR="00F909A2" w:rsidDel="008F69E9">
            <w:delText xml:space="preserve"> his/her</w:delText>
          </w:r>
          <w:r w:rsidDel="008F69E9">
            <w:delText xml:space="preserve"> cellphone.</w:delText>
          </w:r>
          <w:r w:rsidR="007F3B71" w:rsidDel="008F69E9">
            <w:delText xml:space="preserve"> A linear kernel, SVM classification method is used to perform the prediction.</w:delText>
          </w:r>
        </w:del>
      </w:moveFrom>
    </w:p>
    <w:moveFromRangeEnd w:id="142"/>
    <w:p w14:paraId="129E37F4" w14:textId="09E6E4AD" w:rsidR="005222A2" w:rsidDel="008F69E9" w:rsidRDefault="005222A2" w:rsidP="00CC6A89">
      <w:pPr>
        <w:jc w:val="both"/>
        <w:rPr>
          <w:del w:id="145" w:author="Shrikanth" w:date="2014-08-27T17:35:00Z"/>
        </w:rPr>
      </w:pPr>
    </w:p>
    <w:p w14:paraId="5AD53812" w14:textId="79DF7299" w:rsidR="005222A2" w:rsidDel="008F69E9" w:rsidRDefault="005222A2" w:rsidP="00CC6A89">
      <w:pPr>
        <w:jc w:val="both"/>
        <w:rPr>
          <w:del w:id="146" w:author="Shrikanth" w:date="2014-08-27T17:35:00Z"/>
        </w:rPr>
      </w:pPr>
    </w:p>
    <w:p w14:paraId="40D4FFBA" w14:textId="7033A6F0" w:rsidR="00945172" w:rsidRPr="00C313E8" w:rsidDel="008F69E9" w:rsidRDefault="00945172" w:rsidP="00CC6A89">
      <w:pPr>
        <w:jc w:val="both"/>
        <w:rPr>
          <w:del w:id="147" w:author="Shrikanth" w:date="2014-08-27T17:35:00Z"/>
          <w:b/>
        </w:rPr>
      </w:pPr>
      <w:del w:id="148" w:author="Shrikanth" w:date="2014-08-27T17:35:00Z">
        <w:r w:rsidRPr="00C313E8" w:rsidDel="008F69E9">
          <w:rPr>
            <w:b/>
          </w:rPr>
          <w:delText xml:space="preserve">About </w:delText>
        </w:r>
      </w:del>
      <w:ins w:id="149" w:author="Yao-Yi Chiang" w:date="2014-08-10T09:02:00Z">
        <w:del w:id="150" w:author="Shrikanth" w:date="2014-08-27T17:35:00Z">
          <w:r w:rsidR="00D24BDF" w:rsidDel="008F69E9">
            <w:rPr>
              <w:b/>
            </w:rPr>
            <w:delText>Karma</w:delText>
          </w:r>
        </w:del>
      </w:ins>
      <w:ins w:id="151" w:author="Yao-Yi Chiang" w:date="2014-08-09T12:04:00Z">
        <w:del w:id="152" w:author="Shrikanth" w:date="2014-08-27T17:35:00Z">
          <w:r w:rsidR="00544EBE" w:rsidDel="008F69E9">
            <w:rPr>
              <w:b/>
            </w:rPr>
            <w:delText xml:space="preserve"> Background</w:delText>
          </w:r>
        </w:del>
      </w:ins>
      <w:del w:id="153" w:author="Shrikanth" w:date="2014-08-27T17:35:00Z">
        <w:r w:rsidRPr="00C313E8" w:rsidDel="008F69E9">
          <w:rPr>
            <w:b/>
          </w:rPr>
          <w:delText>Karma</w:delText>
        </w:r>
      </w:del>
    </w:p>
    <w:p w14:paraId="668533C0" w14:textId="17906B9D" w:rsidR="007F3B71" w:rsidDel="008F69E9" w:rsidRDefault="005222A2" w:rsidP="00CC6A89">
      <w:pPr>
        <w:jc w:val="both"/>
        <w:rPr>
          <w:del w:id="154" w:author="Shrikanth" w:date="2014-08-27T17:35:00Z"/>
        </w:rPr>
      </w:pPr>
      <w:del w:id="155" w:author="Shrikanth" w:date="2014-08-27T17:35:00Z">
        <w:r w:rsidRPr="005222A2" w:rsidDel="008F69E9">
          <w:delText>Karma is an information integration tool that enables users to quickly and easily integrate data from a variety of data sources including databases, spreadsheets, delimited text files, XML, JSON, KML</w:delText>
        </w:r>
      </w:del>
      <w:ins w:id="156" w:author="Yao-Yi Chiang" w:date="2014-08-10T09:02:00Z">
        <w:del w:id="157" w:author="Shrikanth" w:date="2014-08-27T17:35:00Z">
          <w:r w:rsidR="00D24BDF" w:rsidDel="008F69E9">
            <w:delText>,</w:delText>
          </w:r>
        </w:del>
      </w:ins>
      <w:del w:id="158" w:author="Shrikanth" w:date="2014-08-27T17:35:00Z">
        <w:r w:rsidRPr="005222A2" w:rsidDel="008F69E9">
          <w:delText xml:space="preserve"> and Web APIs. Users integrate information by modeling it according to an ontology of their choice using a graphical user interface that automates much of the process. </w:delText>
        </w:r>
      </w:del>
    </w:p>
    <w:p w14:paraId="0937DF1C" w14:textId="1A7D2859" w:rsidR="007F3B71" w:rsidDel="008F69E9" w:rsidRDefault="007F3B71" w:rsidP="00CC6A89">
      <w:pPr>
        <w:jc w:val="both"/>
        <w:rPr>
          <w:del w:id="159" w:author="Shrikanth" w:date="2014-08-27T17:35:00Z"/>
        </w:rPr>
      </w:pPr>
    </w:p>
    <w:p w14:paraId="1C9A347A" w14:textId="38E9847B" w:rsidR="007F3B71" w:rsidDel="008F69E9" w:rsidRDefault="005222A2" w:rsidP="00CC6A89">
      <w:pPr>
        <w:jc w:val="both"/>
        <w:rPr>
          <w:del w:id="160" w:author="Shrikanth" w:date="2014-08-27T17:35:00Z"/>
        </w:rPr>
      </w:pPr>
      <w:del w:id="161" w:author="Shrikanth" w:date="2014-08-27T17:35:00Z">
        <w:r w:rsidRPr="005222A2" w:rsidDel="008F69E9">
          <w:delText>Karma learns to recognize the mapping of data to ontology classes and then uses the ontology to propose a model that ties together these classes. Users then interact with the system</w:delText>
        </w:r>
      </w:del>
      <w:ins w:id="162" w:author="Yao-Yi Chiang" w:date="2014-08-09T12:04:00Z">
        <w:del w:id="163" w:author="Shrikanth" w:date="2014-08-27T17:35:00Z">
          <w:r w:rsidR="009255A9" w:rsidDel="008F69E9">
            <w:delText>Karma</w:delText>
          </w:r>
        </w:del>
      </w:ins>
      <w:del w:id="164" w:author="Shrikanth" w:date="2014-08-27T17:35:00Z">
        <w:r w:rsidRPr="005222A2" w:rsidDel="008F69E9">
          <w:delText xml:space="preserve"> to adjust the automatically generated model. During this process, users can transform the data as needed to normalize data expressed in different formats and to restructure it</w:delText>
        </w:r>
      </w:del>
      <w:ins w:id="165" w:author="Yao-Yi Chiang" w:date="2014-08-10T09:03:00Z">
        <w:del w:id="166" w:author="Shrikanth" w:date="2014-08-27T17:35:00Z">
          <w:r w:rsidR="00D24BDF" w:rsidDel="008F69E9">
            <w:delText>the data</w:delText>
          </w:r>
        </w:del>
      </w:ins>
      <w:del w:id="167" w:author="Shrikanth" w:date="2014-08-27T17:35:00Z">
        <w:r w:rsidRPr="005222A2" w:rsidDel="008F69E9">
          <w:delText>. Once the model is complete, users can published the integrated data as RDF</w:delText>
        </w:r>
      </w:del>
      <w:ins w:id="168" w:author="Yao-Yi Chiang" w:date="2014-08-10T09:04:00Z">
        <w:del w:id="169" w:author="Shrikanth" w:date="2014-08-27T17:35:00Z">
          <w:r w:rsidR="00D24BDF" w:rsidDel="008F69E9">
            <w:delText xml:space="preserve"> (</w:delText>
          </w:r>
          <w:r w:rsidR="00D24BDF" w:rsidRPr="00D24BDF" w:rsidDel="008F69E9">
            <w:delText>Resource Description Framework</w:delText>
          </w:r>
          <w:r w:rsidR="00D24BDF" w:rsidDel="008F69E9">
            <w:delText>)</w:delText>
          </w:r>
        </w:del>
      </w:ins>
      <w:del w:id="170" w:author="Shrikanth" w:date="2014-08-27T17:35:00Z">
        <w:r w:rsidRPr="005222A2" w:rsidDel="008F69E9">
          <w:delText xml:space="preserve"> or store </w:delText>
        </w:r>
      </w:del>
      <w:ins w:id="171" w:author="Yao-Yi Chiang" w:date="2014-08-10T09:04:00Z">
        <w:del w:id="172" w:author="Shrikanth" w:date="2014-08-27T17:35:00Z">
          <w:r w:rsidR="00D24BDF" w:rsidDel="008F69E9">
            <w:delText>the data</w:delText>
          </w:r>
        </w:del>
      </w:ins>
      <w:del w:id="173" w:author="Shrikanth" w:date="2014-08-27T17:35:00Z">
        <w:r w:rsidRPr="005222A2" w:rsidDel="008F69E9">
          <w:delText>it in a database.</w:delText>
        </w:r>
      </w:del>
    </w:p>
    <w:p w14:paraId="292AFB04" w14:textId="718C430A" w:rsidR="007F3B71" w:rsidDel="008F69E9" w:rsidRDefault="007F3B71" w:rsidP="00CC6A89">
      <w:pPr>
        <w:jc w:val="both"/>
        <w:rPr>
          <w:del w:id="174" w:author="Shrikanth" w:date="2014-08-27T17:35:00Z"/>
        </w:rPr>
      </w:pPr>
    </w:p>
    <w:p w14:paraId="70EC8418" w14:textId="280FBDB0" w:rsidR="007F3B71" w:rsidRPr="00C313E8" w:rsidDel="008F69E9" w:rsidRDefault="007F3B71" w:rsidP="00CC6A89">
      <w:pPr>
        <w:jc w:val="both"/>
        <w:rPr>
          <w:del w:id="175" w:author="Shrikanth" w:date="2014-08-27T17:35:00Z"/>
          <w:b/>
        </w:rPr>
      </w:pPr>
      <w:del w:id="176" w:author="Shrikanth" w:date="2014-08-27T17:35:00Z">
        <w:r w:rsidRPr="00C313E8" w:rsidDel="008F69E9">
          <w:rPr>
            <w:b/>
          </w:rPr>
          <w:delText>Data</w:delText>
        </w:r>
        <w:r w:rsidR="00C313E8" w:rsidRPr="00C313E8" w:rsidDel="008F69E9">
          <w:rPr>
            <w:b/>
          </w:rPr>
          <w:delText xml:space="preserve"> and</w:delText>
        </w:r>
        <w:r w:rsidRPr="00C313E8" w:rsidDel="008F69E9">
          <w:rPr>
            <w:b/>
          </w:rPr>
          <w:delText xml:space="preserve"> </w:delText>
        </w:r>
        <w:r w:rsidR="00B15B21" w:rsidDel="008F69E9">
          <w:rPr>
            <w:b/>
          </w:rPr>
          <w:delText xml:space="preserve">data </w:delText>
        </w:r>
      </w:del>
      <w:ins w:id="177" w:author="Yao-Yi Chiang" w:date="2014-08-09T12:05:00Z">
        <w:del w:id="178" w:author="Shrikanth" w:date="2014-08-27T17:35:00Z">
          <w:r w:rsidR="009255A9" w:rsidDel="008F69E9">
            <w:rPr>
              <w:b/>
            </w:rPr>
            <w:delText>Data C</w:delText>
          </w:r>
        </w:del>
      </w:ins>
      <w:del w:id="179" w:author="Shrikanth" w:date="2014-08-27T17:35:00Z">
        <w:r w:rsidR="00B15B21" w:rsidDel="008F69E9">
          <w:rPr>
            <w:b/>
          </w:rPr>
          <w:delText xml:space="preserve">collection </w:delText>
        </w:r>
      </w:del>
      <w:ins w:id="180" w:author="Yao-Yi Chiang" w:date="2014-08-09T12:05:00Z">
        <w:del w:id="181" w:author="Shrikanth" w:date="2014-08-27T17:35:00Z">
          <w:r w:rsidR="009255A9" w:rsidDel="008F69E9">
            <w:rPr>
              <w:b/>
            </w:rPr>
            <w:delText>P</w:delText>
          </w:r>
        </w:del>
      </w:ins>
      <w:del w:id="182" w:author="Shrikanth" w:date="2014-08-27T17:35:00Z">
        <w:r w:rsidR="00B15B21" w:rsidDel="008F69E9">
          <w:rPr>
            <w:b/>
          </w:rPr>
          <w:delText>p</w:delText>
        </w:r>
        <w:r w:rsidRPr="00C313E8" w:rsidDel="008F69E9">
          <w:rPr>
            <w:b/>
          </w:rPr>
          <w:delText>rocess</w:delText>
        </w:r>
      </w:del>
    </w:p>
    <w:p w14:paraId="46635FB5" w14:textId="7730009C" w:rsidR="005222A2" w:rsidDel="008F69E9" w:rsidRDefault="00C313E8" w:rsidP="00CC6A89">
      <w:pPr>
        <w:jc w:val="both"/>
        <w:rPr>
          <w:del w:id="183" w:author="Shrikanth" w:date="2014-08-27T17:35:00Z"/>
        </w:rPr>
      </w:pPr>
      <w:del w:id="184" w:author="Shrikanth" w:date="2014-08-27T17:35:00Z">
        <w:r w:rsidDel="008F69E9">
          <w:delText>The data was collected</w:delText>
        </w:r>
      </w:del>
      <w:ins w:id="185" w:author="Yao-Yi Chiang" w:date="2014-08-09T12:05:00Z">
        <w:del w:id="186" w:author="Shrikanth" w:date="2014-08-27T17:35:00Z">
          <w:r w:rsidR="009255A9" w:rsidDel="008F69E9">
            <w:delText>USC collected the mobile sensor data</w:delText>
          </w:r>
        </w:del>
      </w:ins>
      <w:del w:id="187" w:author="Shrikanth" w:date="2014-08-27T17:35:00Z">
        <w:r w:rsidDel="008F69E9">
          <w:delText xml:space="preserve"> using a custom app </w:delText>
        </w:r>
        <w:r w:rsidR="00B15B21" w:rsidDel="008F69E9">
          <w:delText xml:space="preserve">on an android </w:delText>
        </w:r>
      </w:del>
      <w:ins w:id="188" w:author="Yao-Yi Chiang" w:date="2014-08-09T12:05:00Z">
        <w:del w:id="189" w:author="Shrikanth" w:date="2014-08-27T17:35:00Z">
          <w:r w:rsidR="009255A9" w:rsidDel="008F69E9">
            <w:delText xml:space="preserve">Android </w:delText>
          </w:r>
        </w:del>
      </w:ins>
      <w:del w:id="190" w:author="Shrikanth" w:date="2014-08-27T17:35:00Z">
        <w:r w:rsidR="00B15B21" w:rsidDel="008F69E9">
          <w:delText xml:space="preserve">platform mobile phone. </w:delText>
        </w:r>
      </w:del>
      <w:ins w:id="191" w:author="Yao-Yi Chiang" w:date="2014-08-09T12:05:00Z">
        <w:del w:id="192" w:author="Shrikanth" w:date="2014-08-09T17:22:00Z">
          <w:r w:rsidR="009255A9" w:rsidDel="00A5494C">
            <w:delText xml:space="preserve">We used </w:delText>
          </w:r>
        </w:del>
      </w:ins>
    </w:p>
    <w:p w14:paraId="26DA8C4A" w14:textId="1C7462EB" w:rsidR="00B15B21" w:rsidDel="008F69E9" w:rsidRDefault="009255A9" w:rsidP="00CC6A89">
      <w:pPr>
        <w:jc w:val="both"/>
        <w:rPr>
          <w:del w:id="193" w:author="Shrikanth" w:date="2014-08-27T17:35:00Z"/>
        </w:rPr>
      </w:pPr>
      <w:ins w:id="194" w:author="Yao-Yi Chiang" w:date="2014-08-09T12:05:00Z">
        <w:del w:id="195" w:author="Shrikanth" w:date="2014-08-09T17:22:00Z">
          <w:r w:rsidDel="00A5494C">
            <w:delText>t</w:delText>
          </w:r>
        </w:del>
      </w:ins>
      <w:del w:id="196" w:author="Shrikanth" w:date="2014-08-27T17:35:00Z">
        <w:r w:rsidR="00B15B21" w:rsidDel="008F69E9">
          <w:delText xml:space="preserve">The </w:delText>
        </w:r>
        <w:r w:rsidR="00EB6F81" w:rsidDel="008F69E9">
          <w:delText>‘</w:delText>
        </w:r>
        <w:r w:rsidR="00B15B21" w:rsidDel="008F69E9">
          <w:delText>funf</w:delText>
        </w:r>
        <w:r w:rsidR="00EB6F81" w:rsidDel="008F69E9">
          <w:delText>’</w:delText>
        </w:r>
        <w:r w:rsidR="00B15B21" w:rsidDel="008F69E9">
          <w:delText xml:space="preserve"> sensing </w:delText>
        </w:r>
      </w:del>
      <w:del w:id="197" w:author="Shrikanth" w:date="2014-08-09T17:22:00Z">
        <w:r w:rsidR="00B15B21" w:rsidDel="00A5494C">
          <w:delText>framework</w:delText>
        </w:r>
      </w:del>
      <w:del w:id="198" w:author="Shrikanth" w:date="2014-08-27T17:35:00Z">
        <w:r w:rsidR="00B15B21" w:rsidDel="008F69E9">
          <w:delText xml:space="preserve"> </w:delText>
        </w:r>
      </w:del>
      <w:del w:id="199" w:author="Shrikanth" w:date="2014-08-09T17:23:00Z">
        <w:r w:rsidR="00B15B21" w:rsidDel="00A5494C">
          <w:delText xml:space="preserve">for android </w:delText>
        </w:r>
      </w:del>
      <w:ins w:id="200" w:author="Yao-Yi Chiang" w:date="2014-08-09T12:06:00Z">
        <w:del w:id="201" w:author="Shrikanth" w:date="2014-08-09T17:23:00Z">
          <w:r w:rsidDel="00A5494C">
            <w:delText xml:space="preserve">Android </w:delText>
          </w:r>
        </w:del>
      </w:ins>
      <w:del w:id="202" w:author="Shrikanth" w:date="2014-08-27T17:35:00Z">
        <w:r w:rsidR="00B15B21" w:rsidDel="008F69E9">
          <w:delText>was used to create the app</w:delText>
        </w:r>
      </w:del>
      <w:ins w:id="203" w:author="Yao-Yi Chiang" w:date="2014-08-10T09:04:00Z">
        <w:del w:id="204" w:author="Shrikanth" w:date="2014-08-27T17:35:00Z">
          <w:r w:rsidR="00D24BDF" w:rsidDel="008F69E9">
            <w:delText>lication</w:delText>
          </w:r>
        </w:del>
      </w:ins>
      <w:del w:id="205" w:author="Shrikanth" w:date="2014-08-27T17:35:00Z">
        <w:r w:rsidR="00B15B21" w:rsidDel="008F69E9">
          <w:delText xml:space="preserve"> </w:delText>
        </w:r>
      </w:del>
      <w:ins w:id="206" w:author="Yao-Yi Chiang" w:date="2014-08-09T12:06:00Z">
        <w:del w:id="207" w:author="Shrikanth" w:date="2014-08-27T17:35:00Z">
          <w:r w:rsidDel="008F69E9">
            <w:delText xml:space="preserve">to </w:delText>
          </w:r>
        </w:del>
      </w:ins>
      <w:del w:id="208" w:author="Shrikanth" w:date="2014-08-27T17:35:00Z">
        <w:r w:rsidR="00115C0B" w:rsidDel="008F69E9">
          <w:delText xml:space="preserve">that </w:delText>
        </w:r>
        <w:r w:rsidR="00B15B21" w:rsidDel="008F69E9">
          <w:delText>collect</w:delText>
        </w:r>
        <w:r w:rsidR="00115C0B" w:rsidDel="008F69E9">
          <w:delText>ed</w:delText>
        </w:r>
        <w:r w:rsidR="00B15B21" w:rsidDel="008F69E9">
          <w:delText xml:space="preserve"> the data. All </w:delText>
        </w:r>
        <w:r w:rsidR="00AD0326" w:rsidDel="008F69E9">
          <w:delText xml:space="preserve">files were synced with the user’s dropbox </w:delText>
        </w:r>
      </w:del>
      <w:ins w:id="209" w:author="Yao-Yi Chiang" w:date="2014-08-09T12:06:00Z">
        <w:del w:id="210" w:author="Shrikanth" w:date="2014-08-27T17:35:00Z">
          <w:r w:rsidDel="008F69E9">
            <w:delText xml:space="preserve">Dropbox </w:delText>
          </w:r>
        </w:del>
      </w:ins>
      <w:del w:id="211" w:author="Shrikanth" w:date="2014-08-27T17:35:00Z">
        <w:r w:rsidR="00AD0326" w:rsidDel="008F69E9">
          <w:delText xml:space="preserve">account and hence </w:delText>
        </w:r>
      </w:del>
      <w:ins w:id="212" w:author="Yao-Yi Chiang" w:date="2014-08-09T12:06:00Z">
        <w:del w:id="213" w:author="Shrikanth" w:date="2014-08-27T17:35:00Z">
          <w:r w:rsidDel="008F69E9">
            <w:delText xml:space="preserve">it is </w:delText>
          </w:r>
        </w:del>
      </w:ins>
      <w:del w:id="214" w:author="Shrikanth" w:date="2014-08-27T17:35:00Z">
        <w:r w:rsidR="00AD0326" w:rsidDel="008F69E9">
          <w:delText xml:space="preserve">convenient to </w:delText>
        </w:r>
        <w:r w:rsidR="00BF7827" w:rsidDel="008F69E9">
          <w:delText>retrieve</w:delText>
        </w:r>
        <w:r w:rsidR="00AD0326" w:rsidDel="008F69E9">
          <w:delText xml:space="preserve"> the files.</w:delText>
        </w:r>
      </w:del>
    </w:p>
    <w:p w14:paraId="2DACFA8C" w14:textId="380391BC" w:rsidR="00AD0326" w:rsidDel="008F69E9" w:rsidRDefault="00AD0326" w:rsidP="00CC6A89">
      <w:pPr>
        <w:jc w:val="both"/>
        <w:rPr>
          <w:ins w:id="215" w:author="Yao-Yi Chiang" w:date="2014-08-09T12:07:00Z"/>
          <w:del w:id="216" w:author="Shrikanth" w:date="2014-08-27T17:35:00Z"/>
        </w:rPr>
      </w:pPr>
    </w:p>
    <w:p w14:paraId="232769FC" w14:textId="5BE23572" w:rsidR="009255A9" w:rsidDel="008F69E9" w:rsidRDefault="009255A9" w:rsidP="00CC6A89">
      <w:pPr>
        <w:jc w:val="both"/>
        <w:rPr>
          <w:del w:id="217" w:author="Shrikanth" w:date="2014-08-27T17:35:00Z"/>
        </w:rPr>
      </w:pPr>
      <w:ins w:id="218" w:author="Yao-Yi Chiang" w:date="2014-08-09T12:07:00Z">
        <w:del w:id="219" w:author="Shrikanth" w:date="2014-08-27T17:35:00Z">
          <w:r w:rsidRPr="00C313E8" w:rsidDel="008F69E9">
            <w:rPr>
              <w:b/>
            </w:rPr>
            <w:delText>Data</w:delText>
          </w:r>
        </w:del>
      </w:ins>
    </w:p>
    <w:p w14:paraId="6B81AFB1" w14:textId="7B99DC18" w:rsidR="00B15B21" w:rsidDel="008F69E9" w:rsidRDefault="00D24BDF" w:rsidP="00CC6A89">
      <w:pPr>
        <w:jc w:val="both"/>
        <w:rPr>
          <w:del w:id="220" w:author="Shrikanth" w:date="2014-08-27T17:35:00Z"/>
        </w:rPr>
      </w:pPr>
      <w:ins w:id="221" w:author="Yao-Yi Chiang" w:date="2014-08-10T09:05:00Z">
        <w:del w:id="222" w:author="Shrikanth" w:date="2014-08-27T17:35:00Z">
          <w:r w:rsidDel="008F69E9">
            <w:delText>The collected data include the a</w:delText>
          </w:r>
        </w:del>
      </w:ins>
      <w:del w:id="223" w:author="Shrikanth" w:date="2014-08-27T17:35:00Z">
        <w:r w:rsidR="00B15B21" w:rsidDel="008F69E9">
          <w:delText>Accelerometer</w:delText>
        </w:r>
      </w:del>
      <w:ins w:id="224" w:author="Yao-Yi Chiang" w:date="2014-08-10T09:05:00Z">
        <w:del w:id="225" w:author="Shrikanth" w:date="2014-08-27T17:35:00Z">
          <w:r w:rsidDel="008F69E9">
            <w:delText xml:space="preserve"> s</w:delText>
          </w:r>
        </w:del>
      </w:ins>
      <w:del w:id="226" w:author="Shrikanth" w:date="2014-08-27T17:35:00Z">
        <w:r w:rsidR="00B15B21" w:rsidDel="008F69E9">
          <w:delText xml:space="preserve">Sensor and </w:delText>
        </w:r>
      </w:del>
      <w:ins w:id="227" w:author="Yao-Yi Chiang" w:date="2014-08-10T09:05:00Z">
        <w:del w:id="228" w:author="Shrikanth" w:date="2014-08-27T17:35:00Z">
          <w:r w:rsidDel="008F69E9">
            <w:delText>l</w:delText>
          </w:r>
        </w:del>
      </w:ins>
      <w:del w:id="229" w:author="Shrikanth" w:date="2014-08-27T17:35:00Z">
        <w:r w:rsidR="00B15B21" w:rsidDel="008F69E9">
          <w:delText>Location</w:delText>
        </w:r>
      </w:del>
      <w:ins w:id="230" w:author="Yao-Yi Chiang" w:date="2014-08-10T09:05:00Z">
        <w:del w:id="231" w:author="Shrikanth" w:date="2014-08-27T17:35:00Z">
          <w:r w:rsidDel="008F69E9">
            <w:delText xml:space="preserve"> s</w:delText>
          </w:r>
        </w:del>
      </w:ins>
      <w:del w:id="232" w:author="Shrikanth" w:date="2014-08-27T17:35:00Z">
        <w:r w:rsidR="00B15B21" w:rsidDel="008F69E9">
          <w:delText xml:space="preserve">Sensor information was collected at </w:delText>
        </w:r>
      </w:del>
      <w:ins w:id="233" w:author="Yao-Yi Chiang" w:date="2014-08-09T12:07:00Z">
        <w:del w:id="234" w:author="Shrikanth" w:date="2014-08-27T17:35:00Z">
          <w:r w:rsidR="009255A9" w:rsidDel="008F69E9">
            <w:delText xml:space="preserve">during </w:delText>
          </w:r>
        </w:del>
      </w:ins>
      <w:del w:id="235" w:author="Shrikanth" w:date="2014-08-27T17:35:00Z">
        <w:r w:rsidR="00B15B21" w:rsidDel="008F69E9">
          <w:delText>specific intervals</w:delText>
        </w:r>
      </w:del>
      <w:ins w:id="236" w:author="Yao-Yi Chiang" w:date="2014-08-09T12:07:00Z">
        <w:del w:id="237" w:author="Shrikanth" w:date="2014-08-27T17:35:00Z">
          <w:r w:rsidR="009255A9" w:rsidDel="008F69E9">
            <w:delText>three</w:delText>
          </w:r>
        </w:del>
      </w:ins>
      <w:del w:id="238" w:author="Shrikanth" w:date="2014-08-27T17:35:00Z">
        <w:r w:rsidR="00B15B21" w:rsidDel="008F69E9">
          <w:delText xml:space="preserve"> of time</w:delText>
        </w:r>
      </w:del>
      <w:ins w:id="239" w:author="Yao-Yi Chiang" w:date="2014-08-09T12:07:00Z">
        <w:del w:id="240" w:author="Shrikanth" w:date="2014-08-27T17:35:00Z">
          <w:r w:rsidR="009255A9" w:rsidDel="008F69E9">
            <w:delText>days</w:delText>
          </w:r>
        </w:del>
      </w:ins>
      <w:del w:id="241" w:author="Shrikanth" w:date="2014-08-27T17:35:00Z">
        <w:r w:rsidR="00B15B21" w:rsidDel="008F69E9">
          <w:delText>. Each dataset comprises of the 3 files</w:delText>
        </w:r>
      </w:del>
    </w:p>
    <w:p w14:paraId="0A7CE89E" w14:textId="2D8588F8" w:rsidR="00B15B21" w:rsidDel="008F69E9" w:rsidRDefault="00B15B21" w:rsidP="00CC6A89">
      <w:pPr>
        <w:pStyle w:val="ListParagraph"/>
        <w:numPr>
          <w:ilvl w:val="0"/>
          <w:numId w:val="2"/>
        </w:numPr>
        <w:jc w:val="both"/>
        <w:rPr>
          <w:del w:id="242" w:author="Shrikanth" w:date="2014-08-27T17:35:00Z"/>
        </w:rPr>
      </w:pPr>
      <w:del w:id="243" w:author="Shrikanth" w:date="2014-08-27T17:35:00Z">
        <w:r w:rsidDel="008F69E9">
          <w:delText>LocationProbe.csv – GPS and other positioning information</w:delText>
        </w:r>
      </w:del>
    </w:p>
    <w:p w14:paraId="0F491DA9" w14:textId="6FE49A93" w:rsidR="00B15B21" w:rsidDel="008F69E9" w:rsidRDefault="00B15B21" w:rsidP="00CC6A89">
      <w:pPr>
        <w:pStyle w:val="ListParagraph"/>
        <w:numPr>
          <w:ilvl w:val="0"/>
          <w:numId w:val="2"/>
        </w:numPr>
        <w:jc w:val="both"/>
        <w:rPr>
          <w:del w:id="244" w:author="Shrikanth" w:date="2014-08-27T17:35:00Z"/>
        </w:rPr>
      </w:pPr>
      <w:del w:id="245" w:author="Shrikanth" w:date="2014-08-27T17:35:00Z">
        <w:r w:rsidDel="008F69E9">
          <w:delText xml:space="preserve">AccelerometerSensor.csv – The coordinate values from the accelerometers </w:delText>
        </w:r>
      </w:del>
    </w:p>
    <w:p w14:paraId="4F0D490C" w14:textId="2F9AE68B" w:rsidR="00B15B21" w:rsidDel="008F69E9" w:rsidRDefault="00B15B21" w:rsidP="00CC6A89">
      <w:pPr>
        <w:pStyle w:val="ListParagraph"/>
        <w:numPr>
          <w:ilvl w:val="0"/>
          <w:numId w:val="2"/>
        </w:numPr>
        <w:jc w:val="both"/>
        <w:rPr>
          <w:del w:id="246" w:author="Shrikanth" w:date="2014-08-27T17:35:00Z"/>
        </w:rPr>
      </w:pPr>
      <w:del w:id="247" w:author="Shrikanth" w:date="2014-08-27T17:35:00Z">
        <w:r w:rsidDel="008F69E9">
          <w:delText>TransportationLabels.csv - The user collecting the data was later asked to label the mode of transport that she used during specific intervals of the day.</w:delText>
        </w:r>
      </w:del>
    </w:p>
    <w:p w14:paraId="0BBC302E" w14:textId="648B2D46" w:rsidR="00B15B21" w:rsidDel="008F69E9" w:rsidRDefault="00B15B21" w:rsidP="00CC6A89">
      <w:pPr>
        <w:jc w:val="both"/>
        <w:rPr>
          <w:del w:id="248" w:author="Shrikanth" w:date="2014-08-27T17:35:00Z"/>
        </w:rPr>
      </w:pPr>
      <w:del w:id="249" w:author="Shrikanth" w:date="2014-08-09T17:24:00Z">
        <w:r w:rsidDel="00A5494C">
          <w:delText xml:space="preserve">The entire </w:delText>
        </w:r>
        <w:r w:rsidR="00115C0B" w:rsidDel="00A5494C">
          <w:delText>data set was then divided into 7</w:delText>
        </w:r>
        <w:r w:rsidDel="00A5494C">
          <w:delText xml:space="preserve"> parts </w:delText>
        </w:r>
        <w:r w:rsidR="00AD0326" w:rsidDel="00A5494C">
          <w:delText>to be used for training and testing of the predictor.</w:delText>
        </w:r>
      </w:del>
    </w:p>
    <w:p w14:paraId="14975E53" w14:textId="4A54BAE9" w:rsidR="00BD3424" w:rsidDel="008F69E9" w:rsidRDefault="00BD3424" w:rsidP="00CC6A89">
      <w:pPr>
        <w:jc w:val="both"/>
        <w:rPr>
          <w:del w:id="250" w:author="Shrikanth" w:date="2014-08-27T17:35:00Z"/>
        </w:rPr>
      </w:pPr>
    </w:p>
    <w:p w14:paraId="0E0A4775" w14:textId="4CBE11BD" w:rsidR="00BD3424" w:rsidDel="008F69E9" w:rsidRDefault="00BD3424" w:rsidP="00CC6A89">
      <w:pPr>
        <w:jc w:val="both"/>
        <w:rPr>
          <w:del w:id="251" w:author="Shrikanth" w:date="2014-08-27T17:35:00Z"/>
          <w:b/>
        </w:rPr>
      </w:pPr>
      <w:del w:id="252" w:author="Shrikanth" w:date="2014-08-27T17:35:00Z">
        <w:r w:rsidRPr="00BD3424" w:rsidDel="008F69E9">
          <w:rPr>
            <w:b/>
          </w:rPr>
          <w:delText>Overall Approach</w:delText>
        </w:r>
      </w:del>
    </w:p>
    <w:p w14:paraId="1480A401" w14:textId="7E41FF20" w:rsidR="00E96F12" w:rsidDel="008F69E9" w:rsidRDefault="00E96F12" w:rsidP="00CC6A89">
      <w:pPr>
        <w:jc w:val="both"/>
        <w:rPr>
          <w:del w:id="253" w:author="Shrikanth" w:date="2014-08-27T17:35:00Z"/>
        </w:rPr>
      </w:pPr>
      <w:del w:id="254" w:author="Shrikanth" w:date="2014-08-27T17:35:00Z">
        <w:r w:rsidDel="008F69E9">
          <w:delText>In order</w:delText>
        </w:r>
      </w:del>
      <w:ins w:id="255" w:author="Yao-Yi Chiang" w:date="2014-08-10T09:07:00Z">
        <w:del w:id="256" w:author="Shrikanth" w:date="2014-08-27T17:35:00Z">
          <w:r w:rsidR="00D24BDF" w:rsidDel="008F69E9">
            <w:delText>This section presents the</w:delText>
          </w:r>
        </w:del>
      </w:ins>
      <w:ins w:id="257" w:author="Yao-Yi Chiang" w:date="2014-08-10T09:38:00Z">
        <w:del w:id="258" w:author="Shrikanth" w:date="2014-08-27T17:35:00Z">
          <w:r w:rsidR="00966797" w:rsidDel="008F69E9">
            <w:delText xml:space="preserve"> overall</w:delText>
          </w:r>
        </w:del>
      </w:ins>
      <w:ins w:id="259" w:author="Yao-Yi Chiang" w:date="2014-08-10T09:07:00Z">
        <w:del w:id="260" w:author="Shrikanth" w:date="2014-08-27T17:35:00Z">
          <w:r w:rsidR="00D24BDF" w:rsidDel="008F69E9">
            <w:delText xml:space="preserve"> </w:delText>
          </w:r>
        </w:del>
      </w:ins>
      <w:ins w:id="261" w:author="Yao-Yi Chiang" w:date="2014-08-10T09:47:00Z">
        <w:del w:id="262" w:author="Shrikanth" w:date="2014-08-27T17:35:00Z">
          <w:r w:rsidR="00CF558F" w:rsidDel="008F69E9">
            <w:delText>approach</w:delText>
          </w:r>
        </w:del>
      </w:ins>
      <w:ins w:id="263" w:author="Yao-Yi Chiang" w:date="2014-08-10T09:07:00Z">
        <w:del w:id="264" w:author="Shrikanth" w:date="2014-08-27T17:35:00Z">
          <w:r w:rsidR="00D24BDF" w:rsidDel="008F69E9">
            <w:delText xml:space="preserve"> </w:delText>
          </w:r>
        </w:del>
      </w:ins>
      <w:ins w:id="265" w:author="Yao-Yi Chiang" w:date="2014-08-10T09:38:00Z">
        <w:del w:id="266" w:author="Shrikanth" w:date="2014-08-27T17:35:00Z">
          <w:r w:rsidR="00966797" w:rsidDel="008F69E9">
            <w:delText>to prepare the collected</w:delText>
          </w:r>
        </w:del>
      </w:ins>
      <w:ins w:id="267" w:author="Yao-Yi Chiang" w:date="2014-08-10T09:47:00Z">
        <w:del w:id="268" w:author="Shrikanth" w:date="2014-08-27T17:35:00Z">
          <w:r w:rsidR="00CF558F" w:rsidDel="008F69E9">
            <w:delText xml:space="preserve"> data for </w:delText>
          </w:r>
        </w:del>
      </w:ins>
      <w:ins w:id="269" w:author="Yao-Yi Chiang" w:date="2014-08-10T09:48:00Z">
        <w:del w:id="270" w:author="Shrikanth" w:date="2014-08-27T17:35:00Z">
          <w:r w:rsidR="00CF558F" w:rsidDel="008F69E9">
            <w:delText xml:space="preserve">predicting the mode of transport. We </w:delText>
          </w:r>
        </w:del>
      </w:ins>
      <w:ins w:id="271" w:author="Yao-Yi Chiang" w:date="2014-08-10T09:49:00Z">
        <w:del w:id="272" w:author="Shrikanth" w:date="2014-08-27T17:35:00Z">
          <w:r w:rsidR="00CF558F" w:rsidDel="008F69E9">
            <w:delText>compare two approaches</w:delText>
          </w:r>
        </w:del>
      </w:ins>
      <w:ins w:id="273" w:author="Yao-Yi Chiang" w:date="2014-08-10T09:51:00Z">
        <w:del w:id="274" w:author="Shrikanth" w:date="2014-08-27T17:35:00Z">
          <w:r w:rsidR="00E422D1" w:rsidDel="008F69E9">
            <w:delText>: using Karma vs. using</w:delText>
          </w:r>
        </w:del>
      </w:ins>
      <w:ins w:id="275" w:author="Yao-Yi Chiang" w:date="2014-08-10T09:49:00Z">
        <w:del w:id="276" w:author="Shrikanth" w:date="2014-08-27T17:35:00Z">
          <w:r w:rsidR="00CF558F" w:rsidDel="008F69E9">
            <w:delText xml:space="preserve"> Microsoft Excel</w:delText>
          </w:r>
          <w:r w:rsidR="00E422D1" w:rsidDel="008F69E9">
            <w:delText>.</w:delText>
          </w:r>
        </w:del>
      </w:ins>
      <w:ins w:id="277" w:author="Yao-Yi Chiang" w:date="2014-08-10T09:51:00Z">
        <w:del w:id="278" w:author="Shrikanth" w:date="2014-08-27T17:35:00Z">
          <w:r w:rsidR="00E422D1" w:rsidDel="008F69E9">
            <w:delText xml:space="preserve"> </w:delText>
          </w:r>
        </w:del>
      </w:ins>
      <w:del w:id="279" w:author="Shrikanth" w:date="2014-08-27T17:35:00Z">
        <w:r w:rsidDel="008F69E9">
          <w:delText xml:space="preserve"> to clean and process the data sets, we compared two approaches – using Microsoft excel and using Karma. After each step, the time required for the user to perform the task </w:delText>
        </w:r>
      </w:del>
      <w:ins w:id="280" w:author="Yao-Yi Chiang" w:date="2014-08-10T09:50:00Z">
        <w:del w:id="281" w:author="Shrikanth" w:date="2014-08-27T17:35:00Z">
          <w:r w:rsidR="00CF558F" w:rsidDel="008F69E9">
            <w:delText>is</w:delText>
          </w:r>
        </w:del>
      </w:ins>
      <w:del w:id="282" w:author="Shrikanth" w:date="2014-08-27T17:35:00Z">
        <w:r w:rsidDel="008F69E9">
          <w:delText>was noted along with any system processing time.</w:delText>
        </w:r>
        <w:r w:rsidR="009D7FC5" w:rsidDel="008F69E9">
          <w:delText xml:space="preserve"> For certain tasks that involved programmatic computation like calculating </w:delText>
        </w:r>
      </w:del>
      <w:ins w:id="283" w:author="Yao-Yi Chiang" w:date="2014-08-10T09:52:00Z">
        <w:del w:id="284" w:author="Shrikanth" w:date="2014-08-27T17:35:00Z">
          <w:r w:rsidR="00E422D1" w:rsidRPr="00E422D1" w:rsidDel="008F69E9">
            <w:delText xml:space="preserve">discrete Fourier transform </w:delText>
          </w:r>
          <w:r w:rsidR="00E422D1" w:rsidDel="008F69E9">
            <w:delText>(</w:delText>
          </w:r>
        </w:del>
      </w:ins>
      <w:del w:id="285" w:author="Shrikanth" w:date="2014-08-27T17:35:00Z">
        <w:r w:rsidR="009D7FC5" w:rsidDel="008F69E9">
          <w:delText>DFT</w:delText>
        </w:r>
      </w:del>
      <w:ins w:id="286" w:author="Yao-Yi Chiang" w:date="2014-08-10T09:52:00Z">
        <w:del w:id="287" w:author="Shrikanth" w:date="2014-08-27T17:35:00Z">
          <w:r w:rsidR="00E422D1" w:rsidDel="008F69E9">
            <w:delText>)</w:delText>
          </w:r>
        </w:del>
      </w:ins>
      <w:del w:id="288" w:author="Shrikanth" w:date="2014-08-27T17:35:00Z">
        <w:r w:rsidR="009D7FC5" w:rsidDel="008F69E9">
          <w:delText xml:space="preserve"> for the acceleration</w:delText>
        </w:r>
      </w:del>
      <w:ins w:id="289" w:author="Yao-Yi Chiang" w:date="2014-08-10T09:52:00Z">
        <w:del w:id="290" w:author="Shrikanth" w:date="2014-08-27T17:35:00Z">
          <w:r w:rsidR="00E422D1" w:rsidDel="008F69E9">
            <w:delText xml:space="preserve"> data</w:delText>
          </w:r>
        </w:del>
      </w:ins>
      <w:del w:id="291" w:author="Shrikanth" w:date="2014-08-27T17:35:00Z">
        <w:r w:rsidR="009D7FC5" w:rsidDel="008F69E9">
          <w:delText xml:space="preserve">, or identifying </w:delText>
        </w:r>
      </w:del>
      <w:ins w:id="292" w:author="Yao-Yi Chiang" w:date="2014-08-10T09:53:00Z">
        <w:del w:id="293" w:author="Shrikanth" w:date="2014-08-27T17:35:00Z">
          <w:r w:rsidR="00E422D1" w:rsidDel="008F69E9">
            <w:delText xml:space="preserve">labeling the </w:delText>
          </w:r>
        </w:del>
      </w:ins>
      <w:ins w:id="294" w:author="Yao-Yi Chiang" w:date="2014-08-10T09:52:00Z">
        <w:del w:id="295" w:author="Shrikanth" w:date="2014-08-27T17:35:00Z">
          <w:r w:rsidR="00E422D1" w:rsidDel="008F69E9">
            <w:delText>mode of transport</w:delText>
          </w:r>
        </w:del>
      </w:ins>
      <w:del w:id="296" w:author="Shrikanth" w:date="2014-08-27T17:35:00Z">
        <w:r w:rsidR="009D7FC5" w:rsidDel="008F69E9">
          <w:delText>labels based on</w:delText>
        </w:r>
      </w:del>
      <w:ins w:id="297" w:author="Yao-Yi Chiang" w:date="2014-08-10T09:53:00Z">
        <w:del w:id="298" w:author="Shrikanth" w:date="2014-08-27T17:35:00Z">
          <w:r w:rsidR="00E422D1" w:rsidDel="008F69E9">
            <w:delText>for individual</w:delText>
          </w:r>
        </w:del>
      </w:ins>
      <w:del w:id="299" w:author="Shrikanth" w:date="2014-08-27T17:35:00Z">
        <w:r w:rsidR="009D7FC5" w:rsidDel="008F69E9">
          <w:delText xml:space="preserve"> time ranges, </w:delText>
        </w:r>
      </w:del>
      <w:ins w:id="300" w:author="Yao-Yi Chiang" w:date="2014-08-10T09:53:00Z">
        <w:del w:id="301" w:author="Shrikanth" w:date="2014-08-27T17:35:00Z">
          <w:r w:rsidR="00E422D1" w:rsidDel="008F69E9">
            <w:delText>we use P</w:delText>
          </w:r>
        </w:del>
      </w:ins>
      <w:del w:id="302" w:author="Shrikanth" w:date="2014-08-27T17:35:00Z">
        <w:r w:rsidR="009D7FC5" w:rsidDel="008F69E9">
          <w:delText xml:space="preserve">python scripts were used in both the approaches. </w:delText>
        </w:r>
      </w:del>
      <w:ins w:id="303" w:author="Yao-Yi Chiang" w:date="2014-08-10T09:53:00Z">
        <w:del w:id="304" w:author="Shrikanth" w:date="2014-08-27T17:35:00Z">
          <w:r w:rsidR="00E422D1" w:rsidDel="008F69E9">
            <w:delText>Therefore,</w:delText>
          </w:r>
        </w:del>
      </w:ins>
      <w:del w:id="305" w:author="Shrikanth" w:date="2014-08-27T17:35:00Z">
        <w:r w:rsidR="009D7FC5" w:rsidDel="008F69E9">
          <w:delText>Hence</w:delText>
        </w:r>
      </w:del>
      <w:ins w:id="306" w:author="Yao-Yi Chiang" w:date="2014-08-10T09:54:00Z">
        <w:del w:id="307" w:author="Shrikanth" w:date="2014-08-27T17:35:00Z">
          <w:r w:rsidR="00E422D1" w:rsidDel="008F69E9">
            <w:delText xml:space="preserve"> </w:delText>
          </w:r>
        </w:del>
      </w:ins>
      <w:del w:id="308" w:author="Shrikanth" w:date="2014-08-27T17:35:00Z">
        <w:r w:rsidR="009D7FC5" w:rsidDel="008F69E9">
          <w:delText xml:space="preserve"> the time take </w:delText>
        </w:r>
      </w:del>
      <w:ins w:id="309" w:author="Yao-Yi Chiang" w:date="2014-08-09T12:10:00Z">
        <w:del w:id="310" w:author="Shrikanth" w:date="2014-08-27T17:35:00Z">
          <w:r w:rsidR="00A510C8" w:rsidDel="008F69E9">
            <w:delText xml:space="preserve">for </w:delText>
          </w:r>
        </w:del>
      </w:ins>
      <w:del w:id="311" w:author="Shrikanth" w:date="2014-08-27T17:35:00Z">
        <w:r w:rsidR="009D7FC5" w:rsidDel="008F69E9">
          <w:delText>to writ</w:delText>
        </w:r>
      </w:del>
      <w:ins w:id="312" w:author="Yao-Yi Chiang" w:date="2014-08-09T12:10:00Z">
        <w:del w:id="313" w:author="Shrikanth" w:date="2014-08-27T17:35:00Z">
          <w:r w:rsidR="00A510C8" w:rsidDel="008F69E9">
            <w:delText>ing</w:delText>
          </w:r>
        </w:del>
      </w:ins>
      <w:del w:id="314" w:author="Shrikanth" w:date="2014-08-27T17:35:00Z">
        <w:r w:rsidR="009D7FC5" w:rsidDel="008F69E9">
          <w:delText>e these scripts and execut</w:delText>
        </w:r>
      </w:del>
      <w:ins w:id="315" w:author="Yao-Yi Chiang" w:date="2014-08-09T12:10:00Z">
        <w:del w:id="316" w:author="Shrikanth" w:date="2014-08-27T17:35:00Z">
          <w:r w:rsidR="00A510C8" w:rsidDel="008F69E9">
            <w:delText>ing</w:delText>
          </w:r>
        </w:del>
      </w:ins>
      <w:del w:id="317" w:author="Shrikanth" w:date="2014-08-27T17:35:00Z">
        <w:r w:rsidR="009D7FC5" w:rsidDel="008F69E9">
          <w:delText>e them is the same in both the approach</w:delText>
        </w:r>
      </w:del>
      <w:ins w:id="318" w:author="Yao-Yi Chiang" w:date="2014-08-09T12:10:00Z">
        <w:del w:id="319" w:author="Shrikanth" w:date="2014-08-27T17:35:00Z">
          <w:r w:rsidR="00A510C8" w:rsidDel="008F69E9">
            <w:delText>es</w:delText>
          </w:r>
        </w:del>
      </w:ins>
      <w:del w:id="320" w:author="Shrikanth" w:date="2014-08-27T17:35:00Z">
        <w:r w:rsidR="009D7FC5" w:rsidDel="008F69E9">
          <w:delText xml:space="preserve">, hence </w:delText>
        </w:r>
      </w:del>
      <w:ins w:id="321" w:author="Yao-Yi Chiang" w:date="2014-08-09T12:10:00Z">
        <w:del w:id="322" w:author="Shrikanth" w:date="2014-08-27T17:35:00Z">
          <w:r w:rsidR="00A510C8" w:rsidDel="008F69E9">
            <w:delText xml:space="preserve">and we </w:delText>
          </w:r>
        </w:del>
      </w:ins>
      <w:del w:id="323" w:author="Shrikanth" w:date="2014-08-27T17:35:00Z">
        <w:r w:rsidR="009D7FC5" w:rsidDel="008F69E9">
          <w:delText xml:space="preserve">excluded </w:delText>
        </w:r>
      </w:del>
      <w:ins w:id="324" w:author="Yao-Yi Chiang" w:date="2014-08-09T12:11:00Z">
        <w:del w:id="325" w:author="Shrikanth" w:date="2014-08-27T17:35:00Z">
          <w:r w:rsidR="00A510C8" w:rsidDel="008F69E9">
            <w:delText>them</w:delText>
          </w:r>
        </w:del>
      </w:ins>
      <w:ins w:id="326" w:author="Yao-Yi Chiang" w:date="2014-08-09T12:10:00Z">
        <w:del w:id="327" w:author="Shrikanth" w:date="2014-08-27T17:35:00Z">
          <w:r w:rsidR="00A510C8" w:rsidDel="008F69E9">
            <w:delText xml:space="preserve"> </w:delText>
          </w:r>
        </w:del>
      </w:ins>
      <w:del w:id="328" w:author="Shrikanth" w:date="2014-08-27T17:35:00Z">
        <w:r w:rsidR="009D7FC5" w:rsidDel="008F69E9">
          <w:delText xml:space="preserve">in the evaluations. </w:delText>
        </w:r>
      </w:del>
    </w:p>
    <w:p w14:paraId="6E77627E" w14:textId="77777777" w:rsidR="00E96F12" w:rsidDel="008F69E9" w:rsidRDefault="00E96F12" w:rsidP="00B15B21">
      <w:pPr>
        <w:rPr>
          <w:del w:id="329" w:author="Shrikanth" w:date="2014-08-27T17:36:00Z"/>
          <w:b/>
        </w:rPr>
      </w:pPr>
    </w:p>
    <w:p w14:paraId="44E568E8" w14:textId="2FF676E8" w:rsidR="008F69E9" w:rsidRDefault="008F69E9" w:rsidP="00B15B21">
      <w:pPr>
        <w:rPr>
          <w:ins w:id="330" w:author="Shrikanth" w:date="2014-08-27T17:36:00Z"/>
        </w:rPr>
      </w:pPr>
      <w:ins w:id="331" w:author="Shrikanth" w:date="2014-08-27T17:36:00Z">
        <w:r>
          <w:rPr>
            <w:b/>
          </w:rPr>
          <w:t xml:space="preserve">Data Processing using Excel </w:t>
        </w:r>
      </w:ins>
    </w:p>
    <w:p w14:paraId="48189FA0" w14:textId="77777777" w:rsidR="008F69E9" w:rsidRDefault="008F69E9" w:rsidP="00B15B21">
      <w:pPr>
        <w:rPr>
          <w:ins w:id="332" w:author="Shrikanth" w:date="2014-08-27T17:38:00Z"/>
          <w:b/>
        </w:rPr>
      </w:pPr>
    </w:p>
    <w:p w14:paraId="3304886F" w14:textId="77777777" w:rsidR="009E4647" w:rsidRDefault="009E4647" w:rsidP="009E4647">
      <w:pPr>
        <w:rPr>
          <w:ins w:id="333" w:author="Shrikanth" w:date="2014-08-27T17:57:00Z"/>
        </w:rPr>
      </w:pPr>
      <w:ins w:id="334" w:author="Shrikanth" w:date="2014-08-27T17:57:00Z">
        <w:r>
          <w:t xml:space="preserve">We use Excel to perform various transformations, cleaning, and join operations. </w:t>
        </w:r>
      </w:ins>
    </w:p>
    <w:p w14:paraId="3C736C0A" w14:textId="77777777" w:rsidR="009E4647" w:rsidRDefault="009E4647" w:rsidP="00B15B21">
      <w:pPr>
        <w:rPr>
          <w:ins w:id="335" w:author="Shrikanth" w:date="2014-08-27T17:57:00Z"/>
        </w:rPr>
      </w:pPr>
    </w:p>
    <w:p w14:paraId="6DC80C6A" w14:textId="7A62D432" w:rsidR="001F06E7" w:rsidRDefault="001F06E7" w:rsidP="00B15B21">
      <w:pPr>
        <w:rPr>
          <w:ins w:id="336" w:author="Shrikanth" w:date="2014-08-27T17:57:00Z"/>
        </w:rPr>
      </w:pPr>
      <w:ins w:id="337" w:author="Shrikanth" w:date="2014-08-27T17:38:00Z">
        <w:r>
          <w:t xml:space="preserve">The </w:t>
        </w:r>
      </w:ins>
      <w:ins w:id="338" w:author="Shrikanth" w:date="2014-08-27T17:57:00Z">
        <w:r w:rsidR="009E4647">
          <w:t>“</w:t>
        </w:r>
      </w:ins>
      <w:ins w:id="339" w:author="Shrikanth" w:date="2014-08-27T17:39:00Z">
        <w:r>
          <w:t>script</w:t>
        </w:r>
      </w:ins>
      <w:ins w:id="340" w:author="Shrikanth" w:date="2014-08-27T17:57:00Z">
        <w:r w:rsidR="009E4647">
          <w:t>s”</w:t>
        </w:r>
      </w:ins>
      <w:ins w:id="341" w:author="Shrikanth" w:date="2014-08-27T17:39:00Z">
        <w:r>
          <w:t xml:space="preserve"> directory contains the python scripts to calculate the DFT and labeling the services.</w:t>
        </w:r>
      </w:ins>
      <w:ins w:id="342" w:author="Shrikanth" w:date="2014-08-27T17:41:00Z">
        <w:r>
          <w:t xml:space="preserve"> </w:t>
        </w:r>
      </w:ins>
    </w:p>
    <w:p w14:paraId="353344E7" w14:textId="77777777" w:rsidR="009E4647" w:rsidRDefault="009E4647" w:rsidP="00B15B21">
      <w:pPr>
        <w:rPr>
          <w:ins w:id="343" w:author="Shrikanth" w:date="2014-08-27T17:57:00Z"/>
        </w:rPr>
      </w:pPr>
    </w:p>
    <w:p w14:paraId="6183A347" w14:textId="726E13A2" w:rsidR="009E4647" w:rsidRDefault="009E4647" w:rsidP="009E4647">
      <w:pPr>
        <w:rPr>
          <w:ins w:id="344" w:author="Shrikanth" w:date="2014-08-27T17:57:00Z"/>
        </w:rPr>
      </w:pPr>
      <w:ins w:id="345" w:author="Shrikanth" w:date="2014-08-27T17:57:00Z">
        <w:r>
          <w:t>The “</w:t>
        </w:r>
        <w:r>
          <w:t>R</w:t>
        </w:r>
        <w:r>
          <w:t xml:space="preserve">scripts” directory contains the </w:t>
        </w:r>
        <w:r>
          <w:t>R</w:t>
        </w:r>
        <w:r>
          <w:t xml:space="preserve"> scripts </w:t>
        </w:r>
        <w:r>
          <w:t>for the SVM training and testing implementation.</w:t>
        </w:r>
      </w:ins>
    </w:p>
    <w:p w14:paraId="0AE72BB0" w14:textId="77777777" w:rsidR="009E4647" w:rsidRDefault="009E4647" w:rsidP="00B15B21">
      <w:pPr>
        <w:rPr>
          <w:ins w:id="346" w:author="Shrikanth" w:date="2014-08-27T17:58:00Z"/>
        </w:rPr>
      </w:pPr>
    </w:p>
    <w:p w14:paraId="5EF2F583" w14:textId="29C18F76" w:rsidR="007013C0" w:rsidRDefault="007013C0" w:rsidP="00B15B21">
      <w:pPr>
        <w:rPr>
          <w:ins w:id="347" w:author="Shrikanth" w:date="2014-08-27T17:39:00Z"/>
        </w:rPr>
      </w:pPr>
      <w:ins w:id="348" w:author="Shrikanth" w:date="2014-08-27T17:58:00Z">
        <w:r>
          <w:t>Steps:</w:t>
        </w:r>
      </w:ins>
    </w:p>
    <w:p w14:paraId="584F59C3" w14:textId="77777777" w:rsidR="001F06E7" w:rsidRPr="001F06E7" w:rsidRDefault="001F06E7" w:rsidP="00B15B21">
      <w:pPr>
        <w:rPr>
          <w:ins w:id="349" w:author="Shrikanth" w:date="2014-08-27T17:36:00Z"/>
          <w:rPrChange w:id="350" w:author="Shrikanth" w:date="2014-08-27T17:38:00Z">
            <w:rPr>
              <w:ins w:id="351" w:author="Shrikanth" w:date="2014-08-27T17:36:00Z"/>
              <w:b/>
            </w:rPr>
          </w:rPrChange>
        </w:rPr>
      </w:pPr>
    </w:p>
    <w:p w14:paraId="2AC4FFB7" w14:textId="316D45B9" w:rsidR="00E96F12" w:rsidDel="008F69E9" w:rsidRDefault="00E96F12" w:rsidP="00B15B21">
      <w:pPr>
        <w:rPr>
          <w:del w:id="352" w:author="Shrikanth" w:date="2014-08-27T17:36:00Z"/>
          <w:b/>
        </w:rPr>
      </w:pPr>
      <w:del w:id="353" w:author="Shrikanth" w:date="2014-08-27T17:36:00Z">
        <w:r w:rsidRPr="00E96F12" w:rsidDel="008F69E9">
          <w:rPr>
            <w:b/>
          </w:rPr>
          <w:delText>Steps using Excel</w:delText>
        </w:r>
      </w:del>
    </w:p>
    <w:p w14:paraId="38195BC0" w14:textId="685AC202" w:rsidR="00E96F12" w:rsidRPr="00E96F12" w:rsidDel="001F06E7" w:rsidRDefault="00E96F12" w:rsidP="00B15B21">
      <w:pPr>
        <w:rPr>
          <w:del w:id="354" w:author="Shrikanth" w:date="2014-08-27T17:41:00Z"/>
        </w:rPr>
      </w:pPr>
      <w:del w:id="355" w:author="Shrikanth" w:date="2014-08-27T17:41:00Z">
        <w:r w:rsidDel="001F06E7">
          <w:delText xml:space="preserve">We used </w:delText>
        </w:r>
      </w:del>
      <w:ins w:id="356" w:author="Yao-Yi Chiang" w:date="2014-08-10T09:54:00Z">
        <w:del w:id="357" w:author="Shrikanth" w:date="2014-08-27T17:41:00Z">
          <w:r w:rsidR="00E422D1" w:rsidDel="001F06E7">
            <w:delText>E</w:delText>
          </w:r>
        </w:del>
      </w:ins>
      <w:del w:id="358" w:author="Shrikanth" w:date="2014-08-27T17:41:00Z">
        <w:r w:rsidDel="001F06E7">
          <w:delText xml:space="preserve">excel to </w:delText>
        </w:r>
        <w:r w:rsidR="009D7FC5" w:rsidDel="001F06E7">
          <w:delText xml:space="preserve">perform various transformations, cleaning </w:delText>
        </w:r>
      </w:del>
      <w:ins w:id="359" w:author="Yao-Yi Chiang" w:date="2014-08-09T12:11:00Z">
        <w:del w:id="360" w:author="Shrikanth" w:date="2014-08-27T17:41:00Z">
          <w:r w:rsidR="00A510C8" w:rsidDel="001F06E7">
            <w:delText>,</w:delText>
          </w:r>
          <w:r w:rsidR="00C91C99" w:rsidDel="001F06E7">
            <w:delText xml:space="preserve"> </w:delText>
          </w:r>
        </w:del>
      </w:ins>
      <w:del w:id="361" w:author="Shrikanth" w:date="2014-08-27T17:41:00Z">
        <w:r w:rsidR="009D7FC5" w:rsidDel="001F06E7">
          <w:delText>and join operations</w:delText>
        </w:r>
      </w:del>
      <w:ins w:id="362" w:author="Yao-Yi Chiang" w:date="2014-08-10T09:54:00Z">
        <w:del w:id="363" w:author="Shrikanth" w:date="2014-08-27T17:41:00Z">
          <w:r w:rsidR="00E422D1" w:rsidDel="001F06E7">
            <w:delText>.</w:delText>
          </w:r>
        </w:del>
      </w:ins>
      <w:del w:id="364" w:author="Shrikanth" w:date="2014-08-27T17:41:00Z">
        <w:r w:rsidR="009D7FC5" w:rsidDel="001F06E7">
          <w:delText xml:space="preserve"> to </w:delText>
        </w:r>
      </w:del>
    </w:p>
    <w:p w14:paraId="32EAA948" w14:textId="48A37F7E" w:rsidR="001F06E7" w:rsidRDefault="001F06E7" w:rsidP="009D7FC5">
      <w:pPr>
        <w:pStyle w:val="ListParagraph"/>
        <w:numPr>
          <w:ilvl w:val="0"/>
          <w:numId w:val="3"/>
        </w:numPr>
        <w:rPr>
          <w:ins w:id="365" w:author="Shrikanth" w:date="2014-08-27T17:41:00Z"/>
        </w:rPr>
      </w:pPr>
      <w:ins w:id="366" w:author="Shrikanth" w:date="2014-08-27T17:39:00Z">
        <w:r>
          <w:t>Merge the Location</w:t>
        </w:r>
      </w:ins>
      <w:ins w:id="367" w:author="Shrikanth" w:date="2014-08-27T17:41:00Z">
        <w:r>
          <w:t>Probe.csv file f</w:t>
        </w:r>
        <w:r w:rsidR="008B38B0">
          <w:t>rom each day into a single file and save it as LocationProbe.csv</w:t>
        </w:r>
      </w:ins>
    </w:p>
    <w:p w14:paraId="034DD5A8" w14:textId="77777777" w:rsidR="001F06E7" w:rsidRDefault="001F06E7">
      <w:pPr>
        <w:pStyle w:val="ListParagraph"/>
        <w:rPr>
          <w:ins w:id="368" w:author="Shrikanth" w:date="2014-08-27T17:39:00Z"/>
        </w:rPr>
        <w:pPrChange w:id="369" w:author="Shrikanth" w:date="2014-08-27T17:41:00Z">
          <w:pPr>
            <w:pStyle w:val="ListParagraph"/>
            <w:numPr>
              <w:numId w:val="3"/>
            </w:numPr>
            <w:ind w:hanging="360"/>
          </w:pPr>
        </w:pPrChange>
      </w:pPr>
    </w:p>
    <w:p w14:paraId="6292D23D" w14:textId="3E661259" w:rsidR="00E96F12" w:rsidRDefault="00E96F12" w:rsidP="009D7FC5">
      <w:pPr>
        <w:pStyle w:val="ListParagraph"/>
        <w:numPr>
          <w:ilvl w:val="0"/>
          <w:numId w:val="3"/>
        </w:numPr>
      </w:pPr>
      <w:r>
        <w:t>Process</w:t>
      </w:r>
      <w:r w:rsidR="009D7FC5">
        <w:t>ing</w:t>
      </w:r>
      <w:r>
        <w:t xml:space="preserve"> Accelerometer</w:t>
      </w:r>
      <w:r w:rsidR="009D7FC5">
        <w:t>Sensor.csv</w:t>
      </w:r>
    </w:p>
    <w:p w14:paraId="3C45FD65" w14:textId="5B027860" w:rsidR="00926A5C" w:rsidRDefault="00926A5C" w:rsidP="00926A5C">
      <w:pPr>
        <w:pStyle w:val="ListParagraph"/>
        <w:numPr>
          <w:ilvl w:val="1"/>
          <w:numId w:val="3"/>
        </w:numPr>
      </w:pPr>
      <w:r>
        <w:t xml:space="preserve">Open the file in </w:t>
      </w:r>
      <w:del w:id="370" w:author="Yao-Yi Chiang" w:date="2014-08-10T09:54:00Z">
        <w:r w:rsidDel="00E422D1">
          <w:delText>MS e</w:delText>
        </w:r>
      </w:del>
      <w:ins w:id="371" w:author="Yao-Yi Chiang" w:date="2014-08-10T09:54:00Z">
        <w:r w:rsidR="00E422D1">
          <w:t>E</w:t>
        </w:r>
      </w:ins>
      <w:r>
        <w:t>xcel</w:t>
      </w:r>
    </w:p>
    <w:p w14:paraId="472F9C6C" w14:textId="77F7F65A" w:rsidR="00926A5C" w:rsidRDefault="001B0C4A" w:rsidP="00926A5C">
      <w:pPr>
        <w:pStyle w:val="ListParagraph"/>
        <w:numPr>
          <w:ilvl w:val="1"/>
          <w:numId w:val="3"/>
        </w:numPr>
      </w:pPr>
      <w:r>
        <w:rPr>
          <w:noProof/>
        </w:rPr>
        <w:drawing>
          <wp:anchor distT="0" distB="0" distL="114300" distR="114300" simplePos="0" relativeHeight="251659264" behindDoc="0" locked="0" layoutInCell="1" allowOverlap="1" wp14:anchorId="4E075CF7" wp14:editId="0349D7A6">
            <wp:simplePos x="0" y="0"/>
            <wp:positionH relativeFrom="column">
              <wp:posOffset>571500</wp:posOffset>
            </wp:positionH>
            <wp:positionV relativeFrom="paragraph">
              <wp:posOffset>363855</wp:posOffset>
            </wp:positionV>
            <wp:extent cx="4457700" cy="3767455"/>
            <wp:effectExtent l="0" t="0" r="12700" b="0"/>
            <wp:wrapTopAndBottom/>
            <wp:docPr id="2" name="Picture 2" descr="Macintosh HD:Users:shri:Desktop:Screen Shot 2014-08-05 at 9.43.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hri:Desktop:Screen Shot 2014-08-05 at 9.43.43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376745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A5C">
        <w:t>Transform the timestamp column to have 4 decimal places</w:t>
      </w:r>
    </w:p>
    <w:p w14:paraId="3A9893C2" w14:textId="77777777" w:rsidR="00F324D1" w:rsidRDefault="00F324D1" w:rsidP="00F324D1">
      <w:pPr>
        <w:pStyle w:val="ListParagraph"/>
        <w:ind w:left="1440"/>
      </w:pPr>
    </w:p>
    <w:p w14:paraId="59C2DBD0" w14:textId="6B5C7A5C" w:rsidR="009015EA" w:rsidRDefault="009015EA" w:rsidP="009015EA">
      <w:pPr>
        <w:pStyle w:val="ListParagraph"/>
        <w:ind w:left="1440"/>
      </w:pPr>
    </w:p>
    <w:p w14:paraId="3443BACE" w14:textId="7FD19688" w:rsidR="009D7FC5" w:rsidDel="005F741B" w:rsidRDefault="009015EA" w:rsidP="009D7FC5">
      <w:pPr>
        <w:pStyle w:val="ListParagraph"/>
        <w:numPr>
          <w:ilvl w:val="1"/>
          <w:numId w:val="3"/>
        </w:numPr>
        <w:rPr>
          <w:del w:id="372" w:author="Yao-Yi Chiang" w:date="2014-08-09T12:11:00Z"/>
        </w:rPr>
      </w:pPr>
      <w:r>
        <w:rPr>
          <w:noProof/>
        </w:rPr>
        <w:drawing>
          <wp:anchor distT="0" distB="0" distL="114300" distR="114300" simplePos="0" relativeHeight="251658240" behindDoc="0" locked="0" layoutInCell="1" allowOverlap="1" wp14:anchorId="3F04F1F5" wp14:editId="25EA9095">
            <wp:simplePos x="0" y="0"/>
            <wp:positionH relativeFrom="column">
              <wp:posOffset>114300</wp:posOffset>
            </wp:positionH>
            <wp:positionV relativeFrom="paragraph">
              <wp:posOffset>485140</wp:posOffset>
            </wp:positionV>
            <wp:extent cx="5486400" cy="1121410"/>
            <wp:effectExtent l="0" t="0" r="0" b="0"/>
            <wp:wrapTopAndBottom/>
            <wp:docPr id="1" name="Picture 1" descr="Macintosh HD:Users:shri:Desktop:Screen Shot 2014-08-05 at 9.44.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ri:Desktop:Screen Shot 2014-08-05 at 9.44.09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9D7FC5">
        <w:t xml:space="preserve">Add </w:t>
      </w:r>
      <w:r w:rsidR="00926A5C">
        <w:t xml:space="preserve">a new column - </w:t>
      </w:r>
      <w:r w:rsidR="009D7FC5">
        <w:t>Magnitude based on the squared sum of x,</w:t>
      </w:r>
      <w:ins w:id="373" w:author="Yao-Yi Chiang" w:date="2014-08-09T12:11:00Z">
        <w:r w:rsidR="00C91C99">
          <w:t xml:space="preserve"> </w:t>
        </w:r>
      </w:ins>
      <w:r w:rsidR="009D7FC5">
        <w:t>y</w:t>
      </w:r>
      <w:ins w:id="374" w:author="Yao-Yi Chiang" w:date="2014-08-09T12:11:00Z">
        <w:r w:rsidR="00C91C99">
          <w:t>,</w:t>
        </w:r>
      </w:ins>
      <w:r w:rsidR="009D7FC5">
        <w:t xml:space="preserve"> and z coordinate values.</w:t>
      </w:r>
    </w:p>
    <w:p w14:paraId="436DFEC3" w14:textId="77777777" w:rsidR="009015EA" w:rsidDel="005F741B" w:rsidRDefault="009015EA">
      <w:pPr>
        <w:pStyle w:val="ListParagraph"/>
        <w:numPr>
          <w:ilvl w:val="1"/>
          <w:numId w:val="3"/>
        </w:numPr>
        <w:rPr>
          <w:del w:id="375" w:author="Yao-Yi Chiang" w:date="2014-08-09T12:12:00Z"/>
        </w:rPr>
        <w:pPrChange w:id="376" w:author="Yao-Yi Chiang" w:date="2014-08-09T12:11:00Z">
          <w:pPr/>
        </w:pPrChange>
      </w:pPr>
    </w:p>
    <w:p w14:paraId="04A8310A" w14:textId="77777777" w:rsidR="009015EA" w:rsidDel="005F741B" w:rsidRDefault="009015EA">
      <w:pPr>
        <w:pStyle w:val="ListParagraph"/>
        <w:numPr>
          <w:ilvl w:val="1"/>
          <w:numId w:val="3"/>
        </w:numPr>
        <w:rPr>
          <w:del w:id="377" w:author="Yao-Yi Chiang" w:date="2014-08-09T12:12:00Z"/>
        </w:rPr>
        <w:pPrChange w:id="378" w:author="Yao-Yi Chiang" w:date="2014-08-09T12:12:00Z">
          <w:pPr>
            <w:pStyle w:val="ListParagraph"/>
            <w:ind w:left="1440"/>
          </w:pPr>
        </w:pPrChange>
      </w:pPr>
    </w:p>
    <w:p w14:paraId="79A2CCCE" w14:textId="77777777" w:rsidR="001B0C4A" w:rsidRDefault="001B0C4A">
      <w:pPr>
        <w:pStyle w:val="ListParagraph"/>
        <w:numPr>
          <w:ilvl w:val="1"/>
          <w:numId w:val="3"/>
        </w:numPr>
        <w:pPrChange w:id="379" w:author="Yao-Yi Chiang" w:date="2014-08-09T12:12:00Z">
          <w:pPr/>
        </w:pPrChange>
      </w:pPr>
      <w:r>
        <w:br w:type="page"/>
      </w:r>
    </w:p>
    <w:p w14:paraId="0BF6529B" w14:textId="6627F0F0" w:rsidR="009D7FC5" w:rsidRDefault="001B0C4A" w:rsidP="009D7FC5">
      <w:pPr>
        <w:pStyle w:val="ListParagraph"/>
        <w:numPr>
          <w:ilvl w:val="1"/>
          <w:numId w:val="3"/>
        </w:numPr>
      </w:pPr>
      <w:r>
        <w:rPr>
          <w:noProof/>
        </w:rPr>
        <w:lastRenderedPageBreak/>
        <w:drawing>
          <wp:anchor distT="0" distB="0" distL="114300" distR="114300" simplePos="0" relativeHeight="251660288" behindDoc="0" locked="0" layoutInCell="1" allowOverlap="1" wp14:anchorId="5D325C3F" wp14:editId="1901CF84">
            <wp:simplePos x="0" y="0"/>
            <wp:positionH relativeFrom="column">
              <wp:posOffset>1600200</wp:posOffset>
            </wp:positionH>
            <wp:positionV relativeFrom="paragraph">
              <wp:posOffset>457200</wp:posOffset>
            </wp:positionV>
            <wp:extent cx="2895600" cy="2753995"/>
            <wp:effectExtent l="0" t="0" r="0" b="0"/>
            <wp:wrapTopAndBottom/>
            <wp:docPr id="3" name="Picture 3" descr="Macintosh HD:Users:shri:Desktop:Screen Shot 2014-08-05 at 9.47.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ri:Desktop:Screen Shot 2014-08-05 at 9.47.15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2753995"/>
                    </a:xfrm>
                    <a:prstGeom prst="rect">
                      <a:avLst/>
                    </a:prstGeom>
                    <a:noFill/>
                    <a:ln>
                      <a:noFill/>
                    </a:ln>
                  </pic:spPr>
                </pic:pic>
              </a:graphicData>
            </a:graphic>
            <wp14:sizeRelH relativeFrom="page">
              <wp14:pctWidth>0</wp14:pctWidth>
            </wp14:sizeRelH>
            <wp14:sizeRelV relativeFrom="page">
              <wp14:pctHeight>0</wp14:pctHeight>
            </wp14:sizeRelV>
          </wp:anchor>
        </w:drawing>
      </w:r>
      <w:r w:rsidR="009D7FC5">
        <w:t xml:space="preserve">Extract the timestamp and Magnitude values into a new file to be used as input for DFT calculation. </w:t>
      </w:r>
      <w:ins w:id="380" w:author="Shrikanth" w:date="2014-08-27T17:43:00Z">
        <w:r w:rsidR="001A0117">
          <w:t>Name it ‘forDFT.csv’</w:t>
        </w:r>
      </w:ins>
    </w:p>
    <w:p w14:paraId="7582CB0C" w14:textId="77777777" w:rsidR="001B0C4A" w:rsidRDefault="001B0C4A" w:rsidP="001B0C4A">
      <w:pPr>
        <w:pStyle w:val="ListParagraph"/>
        <w:ind w:left="1440"/>
      </w:pPr>
    </w:p>
    <w:p w14:paraId="3CB08E59" w14:textId="30D7BF3B" w:rsidR="00F324D1" w:rsidRDefault="00F324D1" w:rsidP="009D7FC5">
      <w:pPr>
        <w:pStyle w:val="ListParagraph"/>
        <w:numPr>
          <w:ilvl w:val="0"/>
          <w:numId w:val="3"/>
        </w:numPr>
      </w:pPr>
      <w:r>
        <w:rPr>
          <w:noProof/>
        </w:rPr>
        <w:drawing>
          <wp:anchor distT="0" distB="0" distL="114300" distR="114300" simplePos="0" relativeHeight="251661312" behindDoc="0" locked="0" layoutInCell="1" allowOverlap="1" wp14:anchorId="48005036" wp14:editId="3E15B021">
            <wp:simplePos x="0" y="0"/>
            <wp:positionH relativeFrom="column">
              <wp:posOffset>685800</wp:posOffset>
            </wp:positionH>
            <wp:positionV relativeFrom="paragraph">
              <wp:posOffset>610870</wp:posOffset>
            </wp:positionV>
            <wp:extent cx="4361180" cy="1371600"/>
            <wp:effectExtent l="0" t="0" r="7620" b="0"/>
            <wp:wrapTopAndBottom/>
            <wp:docPr id="4" name="Picture 4" descr="Macintosh HD:Users:shri:Desktop:Screen Shot 2014-08-05 at 9.48.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ri:Desktop:Screen Shot 2014-08-05 at 9.48.31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118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7FC5">
        <w:t xml:space="preserve">Invoke </w:t>
      </w:r>
      <w:del w:id="381" w:author="Yao-Yi Chiang" w:date="2014-08-09T12:12:00Z">
        <w:r w:rsidR="009D7FC5" w:rsidDel="005F741B">
          <w:delText xml:space="preserve">add </w:delText>
        </w:r>
      </w:del>
      <w:r w:rsidR="009D7FC5">
        <w:t>DFT python script.  The output is a new file with timestamp, magnitude and DFT coefficients for 1Hz, 2Hz</w:t>
      </w:r>
      <w:ins w:id="382" w:author="Yao-Yi Chiang" w:date="2014-08-10T09:55:00Z">
        <w:r w:rsidR="00E422D1">
          <w:t>,</w:t>
        </w:r>
      </w:ins>
      <w:r w:rsidR="009D7FC5">
        <w:t xml:space="preserve"> and 3Hz.</w:t>
      </w:r>
      <w:r w:rsidR="00D371E5">
        <w:t xml:space="preserve"> </w:t>
      </w:r>
      <w:del w:id="383" w:author="Yao-Yi Chiang" w:date="2014-08-10T09:55:00Z">
        <w:r w:rsidR="00D371E5" w:rsidDel="00E422D1">
          <w:delText xml:space="preserve">Let </w:delText>
        </w:r>
      </w:del>
      <w:ins w:id="384" w:author="Yao-Yi Chiang" w:date="2014-08-10T09:55:00Z">
        <w:del w:id="385" w:author="Shrikanth" w:date="2014-08-27T17:43:00Z">
          <w:r w:rsidR="00E422D1" w:rsidDel="001A0117">
            <w:delText>Name</w:delText>
          </w:r>
        </w:del>
      </w:ins>
      <w:ins w:id="386" w:author="Shrikanth" w:date="2014-08-27T17:43:00Z">
        <w:r w:rsidR="001A0117">
          <w:t>Rename</w:t>
        </w:r>
      </w:ins>
      <w:ins w:id="387" w:author="Yao-Yi Chiang" w:date="2014-08-10T09:55:00Z">
        <w:r w:rsidR="00E422D1">
          <w:t xml:space="preserve"> </w:t>
        </w:r>
      </w:ins>
      <w:r w:rsidR="00D371E5">
        <w:t xml:space="preserve">the </w:t>
      </w:r>
      <w:ins w:id="388" w:author="Shrikanth" w:date="2014-08-27T17:43:00Z">
        <w:r w:rsidR="001A0117">
          <w:t xml:space="preserve">output </w:t>
        </w:r>
      </w:ins>
      <w:del w:id="389" w:author="Shrikanth" w:date="2014-08-27T17:43:00Z">
        <w:r w:rsidR="00D371E5" w:rsidDel="001A0117">
          <w:delText xml:space="preserve">new </w:delText>
        </w:r>
      </w:del>
      <w:r w:rsidR="00D371E5">
        <w:t xml:space="preserve">file </w:t>
      </w:r>
      <w:del w:id="390" w:author="Yao-Yi Chiang" w:date="2014-08-10T09:55:00Z">
        <w:r w:rsidR="00D371E5" w:rsidDel="00E422D1">
          <w:delText xml:space="preserve">be named </w:delText>
        </w:r>
      </w:del>
      <w:r w:rsidR="00D371E5">
        <w:t>as AccewithDFT.csv</w:t>
      </w:r>
      <w:r>
        <w:br/>
      </w:r>
    </w:p>
    <w:p w14:paraId="22C061EC" w14:textId="6405F5FB" w:rsidR="009D7FC5" w:rsidRDefault="009D7FC5" w:rsidP="00F324D1">
      <w:pPr>
        <w:pStyle w:val="ListParagraph"/>
      </w:pPr>
    </w:p>
    <w:p w14:paraId="2C54AAF7" w14:textId="14BC4E97" w:rsidR="00926A5C" w:rsidRDefault="00D371E5" w:rsidP="009D7FC5">
      <w:pPr>
        <w:pStyle w:val="ListParagraph"/>
        <w:numPr>
          <w:ilvl w:val="0"/>
          <w:numId w:val="3"/>
        </w:numPr>
      </w:pPr>
      <w:r>
        <w:t>Transform the timestamp column format to have 4 decimal places in the AccewithDFT.csv</w:t>
      </w:r>
    </w:p>
    <w:p w14:paraId="18042C3B" w14:textId="171FB13A" w:rsidR="00F324D1" w:rsidRDefault="00F324D1" w:rsidP="00F324D1">
      <w:r>
        <w:rPr>
          <w:noProof/>
        </w:rPr>
        <w:drawing>
          <wp:anchor distT="0" distB="0" distL="114300" distR="114300" simplePos="0" relativeHeight="251662336" behindDoc="0" locked="0" layoutInCell="1" allowOverlap="1" wp14:anchorId="6344E77C" wp14:editId="35DEC4A7">
            <wp:simplePos x="0" y="0"/>
            <wp:positionH relativeFrom="column">
              <wp:posOffset>457200</wp:posOffset>
            </wp:positionH>
            <wp:positionV relativeFrom="paragraph">
              <wp:posOffset>264160</wp:posOffset>
            </wp:positionV>
            <wp:extent cx="4572000" cy="1899285"/>
            <wp:effectExtent l="0" t="0" r="0" b="5715"/>
            <wp:wrapTopAndBottom/>
            <wp:docPr id="5" name="Picture 5" descr="Macintosh HD:Users:shri:Desktop:Screen Shot 2014-08-05 at 9.49.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hri:Desktop:Screen Shot 2014-08-05 at 9.49.58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899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40296" w14:textId="77777777" w:rsidR="00F324D1" w:rsidRDefault="00F324D1" w:rsidP="00F324D1">
      <w:pPr>
        <w:pStyle w:val="ListParagraph"/>
      </w:pPr>
    </w:p>
    <w:p w14:paraId="2CA805E9" w14:textId="3D21BB6F" w:rsidR="00D371E5" w:rsidRDefault="00D371E5" w:rsidP="009D7FC5">
      <w:pPr>
        <w:pStyle w:val="ListParagraph"/>
        <w:numPr>
          <w:ilvl w:val="0"/>
          <w:numId w:val="3"/>
        </w:numPr>
      </w:pPr>
      <w:r>
        <w:t>Add a new worksheet in Accewith</w:t>
      </w:r>
      <w:r w:rsidR="008F1C87">
        <w:t>DFT.csv and name it “Location”</w:t>
      </w:r>
    </w:p>
    <w:p w14:paraId="1BA21014" w14:textId="5E93E6FF" w:rsidR="00F324D1" w:rsidRDefault="00F324D1" w:rsidP="00F324D1">
      <w:pPr>
        <w:pStyle w:val="ListParagraph"/>
      </w:pPr>
    </w:p>
    <w:p w14:paraId="338D1B2D" w14:textId="2597A112" w:rsidR="00D371E5" w:rsidRDefault="00D371E5" w:rsidP="009D7FC5">
      <w:pPr>
        <w:pStyle w:val="ListParagraph"/>
        <w:numPr>
          <w:ilvl w:val="0"/>
          <w:numId w:val="3"/>
        </w:numPr>
      </w:pPr>
      <w:r>
        <w:t xml:space="preserve">Open the </w:t>
      </w:r>
      <w:ins w:id="391" w:author="Shrikanth" w:date="2014-08-27T17:58:00Z">
        <w:r w:rsidR="00E51DC4">
          <w:t xml:space="preserve">merged </w:t>
        </w:r>
      </w:ins>
      <w:bookmarkStart w:id="392" w:name="_GoBack"/>
      <w:bookmarkEnd w:id="392"/>
      <w:r>
        <w:t>Loc</w:t>
      </w:r>
      <w:r w:rsidR="00F324D1">
        <w:t>ationProbe.csv file and copy 3 columns – “Timestamp”, “mSpeed” and “mAccuracy”</w:t>
      </w:r>
      <w:r w:rsidR="008F1C87">
        <w:t xml:space="preserve"> contents into the “Location”</w:t>
      </w:r>
      <w:r>
        <w:t xml:space="preserve"> worksheet</w:t>
      </w:r>
    </w:p>
    <w:p w14:paraId="431BFBA2" w14:textId="77777777" w:rsidR="00F324D1" w:rsidRDefault="00F324D1" w:rsidP="00F324D1"/>
    <w:p w14:paraId="02C10CFD" w14:textId="3351EC63" w:rsidR="00F324D1" w:rsidRDefault="00F324D1" w:rsidP="00F324D1">
      <w:pPr>
        <w:pStyle w:val="ListParagraph"/>
      </w:pPr>
      <w:r>
        <w:rPr>
          <w:noProof/>
        </w:rPr>
        <w:drawing>
          <wp:anchor distT="0" distB="0" distL="114300" distR="114300" simplePos="0" relativeHeight="251663360" behindDoc="0" locked="0" layoutInCell="1" allowOverlap="1" wp14:anchorId="3A7DB251" wp14:editId="43058D5D">
            <wp:simplePos x="0" y="0"/>
            <wp:positionH relativeFrom="column">
              <wp:posOffset>1115695</wp:posOffset>
            </wp:positionH>
            <wp:positionV relativeFrom="paragraph">
              <wp:posOffset>71120</wp:posOffset>
            </wp:positionV>
            <wp:extent cx="2884805" cy="3723005"/>
            <wp:effectExtent l="0" t="0" r="10795" b="10795"/>
            <wp:wrapTopAndBottom/>
            <wp:docPr id="6" name="Picture 6" descr="Macintosh HD:Users:shri:Desktop:Screen Shot 2014-08-05 at 9.51.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ri:Desktop:Screen Shot 2014-08-05 at 9.51.0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4805" cy="3723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5F493" w14:textId="18348A2F" w:rsidR="00D371E5" w:rsidRDefault="00D371E5" w:rsidP="009D7FC5">
      <w:pPr>
        <w:pStyle w:val="ListParagraph"/>
        <w:numPr>
          <w:ilvl w:val="0"/>
          <w:numId w:val="3"/>
        </w:numPr>
      </w:pPr>
      <w:r>
        <w:t>Format the time</w:t>
      </w:r>
      <w:r w:rsidR="008F1C87">
        <w:t>stamp column in the “Location”</w:t>
      </w:r>
      <w:r>
        <w:t xml:space="preserve"> worksheet </w:t>
      </w:r>
      <w:r w:rsidR="00F324D1">
        <w:t>to have 4 deci</w:t>
      </w:r>
      <w:r>
        <w:t>m</w:t>
      </w:r>
      <w:r w:rsidR="00F324D1">
        <w:t>a</w:t>
      </w:r>
      <w:r>
        <w:t>l places</w:t>
      </w:r>
    </w:p>
    <w:p w14:paraId="481FD4EE" w14:textId="5EC217C7" w:rsidR="00D371E5" w:rsidRDefault="00325F07" w:rsidP="009D7FC5">
      <w:pPr>
        <w:pStyle w:val="ListParagraph"/>
        <w:numPr>
          <w:ilvl w:val="0"/>
          <w:numId w:val="3"/>
        </w:numPr>
      </w:pPr>
      <w:r>
        <w:rPr>
          <w:noProof/>
        </w:rPr>
        <w:drawing>
          <wp:anchor distT="0" distB="0" distL="114300" distR="114300" simplePos="0" relativeHeight="251664384" behindDoc="0" locked="0" layoutInCell="1" allowOverlap="1" wp14:anchorId="529E3C6A" wp14:editId="6882E2EF">
            <wp:simplePos x="0" y="0"/>
            <wp:positionH relativeFrom="column">
              <wp:posOffset>114300</wp:posOffset>
            </wp:positionH>
            <wp:positionV relativeFrom="paragraph">
              <wp:posOffset>530860</wp:posOffset>
            </wp:positionV>
            <wp:extent cx="5247005" cy="1186815"/>
            <wp:effectExtent l="0" t="0" r="10795" b="6985"/>
            <wp:wrapTopAndBottom/>
            <wp:docPr id="7" name="Picture 7" descr="Macintosh HD:Users:shri:Desktop:Screen Shot 2014-08-05 at 9.53.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hri:Desktop:Screen Shot 2014-08-05 at 9.53.39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7005" cy="1186815"/>
                    </a:xfrm>
                    <a:prstGeom prst="rect">
                      <a:avLst/>
                    </a:prstGeom>
                    <a:noFill/>
                    <a:ln>
                      <a:noFill/>
                    </a:ln>
                  </pic:spPr>
                </pic:pic>
              </a:graphicData>
            </a:graphic>
            <wp14:sizeRelH relativeFrom="page">
              <wp14:pctWidth>0</wp14:pctWidth>
            </wp14:sizeRelH>
            <wp14:sizeRelV relativeFrom="page">
              <wp14:pctHeight>0</wp14:pctHeight>
            </wp14:sizeRelV>
          </wp:anchor>
        </w:drawing>
      </w:r>
      <w:r w:rsidR="00D371E5">
        <w:t xml:space="preserve">Add a new column “t1” to contain rounded values from the timestamp column. We use a  </w:t>
      </w:r>
      <w:r w:rsidR="00D371E5" w:rsidRPr="00D371E5">
        <w:rPr>
          <w:i/>
        </w:rPr>
        <w:t>=ROUND(A2,0)</w:t>
      </w:r>
      <w:r w:rsidR="00D371E5">
        <w:t xml:space="preserve"> formulae.</w:t>
      </w:r>
      <w:r>
        <w:t xml:space="preserve"> Repeat it for all rows.</w:t>
      </w:r>
    </w:p>
    <w:p w14:paraId="4957C9BC" w14:textId="77777777" w:rsidR="00325F07" w:rsidRDefault="00325F07" w:rsidP="00325F07">
      <w:pPr>
        <w:pStyle w:val="ListParagraph"/>
      </w:pPr>
    </w:p>
    <w:p w14:paraId="6D264443" w14:textId="77777777" w:rsidR="00325F07" w:rsidRDefault="00325F07" w:rsidP="00325F07"/>
    <w:p w14:paraId="0D0477BA" w14:textId="58726DA2" w:rsidR="00D371E5" w:rsidRDefault="00D371E5" w:rsidP="009D7FC5">
      <w:pPr>
        <w:pStyle w:val="ListParagraph"/>
        <w:numPr>
          <w:ilvl w:val="0"/>
          <w:numId w:val="3"/>
        </w:numPr>
      </w:pPr>
      <w:r>
        <w:t>Going back the first worksheet containing the accelerometer and DFT data, we add a new column – Speed.</w:t>
      </w:r>
    </w:p>
    <w:p w14:paraId="38E4CC0C" w14:textId="478D5B18" w:rsidR="00D371E5" w:rsidRDefault="00D371E5" w:rsidP="009D7FC5">
      <w:pPr>
        <w:pStyle w:val="ListParagraph"/>
        <w:numPr>
          <w:ilvl w:val="0"/>
          <w:numId w:val="3"/>
        </w:numPr>
      </w:pPr>
      <w:r>
        <w:lastRenderedPageBreak/>
        <w:t>The speed column values ar</w:t>
      </w:r>
      <w:r w:rsidR="008F1C87">
        <w:t>e fetched from the “Location</w:t>
      </w:r>
      <w:r>
        <w:t xml:space="preserve">” worksheet, for the corresponding match in timestamp values.  This is the join operation that we perform in </w:t>
      </w:r>
      <w:ins w:id="393" w:author="Shrikanth" w:date="2014-08-10T13:04:00Z">
        <w:r w:rsidR="00543885">
          <w:t>E</w:t>
        </w:r>
      </w:ins>
      <w:del w:id="394" w:author="Shrikanth" w:date="2014-08-10T13:04:00Z">
        <w:r w:rsidDel="00543885">
          <w:delText>e</w:delText>
        </w:r>
      </w:del>
      <w:r>
        <w:t xml:space="preserve">xcel. </w:t>
      </w:r>
    </w:p>
    <w:p w14:paraId="7264B109" w14:textId="77777777" w:rsidR="00DD6287" w:rsidRDefault="00DD6287" w:rsidP="00DD6287">
      <w:pPr>
        <w:pStyle w:val="ListParagraph"/>
      </w:pPr>
    </w:p>
    <w:p w14:paraId="604B9C72" w14:textId="3ADAFFCC" w:rsidR="00D371E5" w:rsidRDefault="00D371E5" w:rsidP="009D7FC5">
      <w:pPr>
        <w:pStyle w:val="ListParagraph"/>
        <w:numPr>
          <w:ilvl w:val="0"/>
          <w:numId w:val="3"/>
        </w:numPr>
      </w:pPr>
      <w:r>
        <w:t>Add a formula =VLookUp() to fetch values from the “sp</w:t>
      </w:r>
      <w:r w:rsidR="008F1C87">
        <w:t>eed” column  in the “Location”</w:t>
      </w:r>
      <w:r>
        <w:t xml:space="preserve"> worksheet by matching “timestamp” column in the Acceleration worksheet and </w:t>
      </w:r>
      <w:r w:rsidR="008F1C87">
        <w:t>“t1” column in the “Location</w:t>
      </w:r>
      <w:r>
        <w:t>” worksheet.</w:t>
      </w:r>
    </w:p>
    <w:p w14:paraId="2573C877" w14:textId="61BFB383" w:rsidR="004E3CAB" w:rsidRDefault="008F1C87" w:rsidP="004E3CAB">
      <w:pPr>
        <w:pStyle w:val="ListParagraph"/>
      </w:pPr>
      <w:r>
        <w:rPr>
          <w:noProof/>
        </w:rPr>
        <w:drawing>
          <wp:anchor distT="0" distB="0" distL="114300" distR="114300" simplePos="0" relativeHeight="251665408" behindDoc="0" locked="0" layoutInCell="1" allowOverlap="1" wp14:anchorId="2F9FDBF7" wp14:editId="1256A679">
            <wp:simplePos x="0" y="0"/>
            <wp:positionH relativeFrom="column">
              <wp:posOffset>1028700</wp:posOffset>
            </wp:positionH>
            <wp:positionV relativeFrom="paragraph">
              <wp:posOffset>185420</wp:posOffset>
            </wp:positionV>
            <wp:extent cx="3407410" cy="1350010"/>
            <wp:effectExtent l="0" t="0" r="0" b="0"/>
            <wp:wrapTopAndBottom/>
            <wp:docPr id="8" name="Picture 8" descr="Macintosh HD:Users:shri:Desktop:Screen Shot 2014-08-05 at 9.55.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hri:Desktop:Screen Shot 2014-08-05 at 9.55.38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7410" cy="1350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DE5259" w14:textId="2DE91462" w:rsidR="004E3CAB" w:rsidRDefault="004E3CAB" w:rsidP="004E3CAB">
      <w:pPr>
        <w:pStyle w:val="ListParagraph"/>
      </w:pPr>
    </w:p>
    <w:p w14:paraId="1D0A075C" w14:textId="77777777" w:rsidR="004E3CAB" w:rsidRDefault="004E3CAB" w:rsidP="004E3CAB">
      <w:pPr>
        <w:pStyle w:val="ListParagraph"/>
      </w:pPr>
    </w:p>
    <w:p w14:paraId="769E0D8A" w14:textId="1DDECA47" w:rsidR="008D7CAE" w:rsidRDefault="008D7CAE" w:rsidP="009D7FC5">
      <w:pPr>
        <w:pStyle w:val="ListParagraph"/>
        <w:numPr>
          <w:ilvl w:val="0"/>
          <w:numId w:val="3"/>
        </w:numPr>
      </w:pPr>
      <w:r>
        <w:t xml:space="preserve">Repeat this formulae for the entire speed column </w:t>
      </w:r>
    </w:p>
    <w:p w14:paraId="35C30137" w14:textId="77777777" w:rsidR="00DD6287" w:rsidRDefault="00DD6287" w:rsidP="00DD6287">
      <w:pPr>
        <w:pStyle w:val="ListParagraph"/>
      </w:pPr>
    </w:p>
    <w:p w14:paraId="779EB04F" w14:textId="24D8EBC2" w:rsidR="008D7CAE" w:rsidDel="005F741B" w:rsidRDefault="008D7CAE" w:rsidP="009D7FC5">
      <w:pPr>
        <w:pStyle w:val="ListParagraph"/>
        <w:numPr>
          <w:ilvl w:val="0"/>
          <w:numId w:val="3"/>
        </w:numPr>
        <w:rPr>
          <w:del w:id="395" w:author="Yao-Yi Chiang" w:date="2014-08-09T12:12:00Z"/>
        </w:rPr>
      </w:pPr>
      <w:r>
        <w:t>Add a new column “Accuracy”</w:t>
      </w:r>
    </w:p>
    <w:p w14:paraId="00E1A4EA" w14:textId="77777777" w:rsidR="00DD6287" w:rsidRDefault="00DD6287">
      <w:pPr>
        <w:pStyle w:val="ListParagraph"/>
        <w:numPr>
          <w:ilvl w:val="0"/>
          <w:numId w:val="3"/>
        </w:numPr>
        <w:pPrChange w:id="396" w:author="Yao-Yi Chiang" w:date="2014-08-09T12:12:00Z">
          <w:pPr/>
        </w:pPrChange>
      </w:pPr>
    </w:p>
    <w:p w14:paraId="15127A11" w14:textId="77777777" w:rsidR="00DD6287" w:rsidRDefault="00DD6287" w:rsidP="00DD6287">
      <w:pPr>
        <w:pStyle w:val="ListParagraph"/>
      </w:pPr>
    </w:p>
    <w:p w14:paraId="31FEC9DC" w14:textId="11675E87" w:rsidR="008D7CAE" w:rsidRDefault="008D7CAE" w:rsidP="008D7CAE">
      <w:pPr>
        <w:pStyle w:val="ListParagraph"/>
        <w:numPr>
          <w:ilvl w:val="0"/>
          <w:numId w:val="3"/>
        </w:numPr>
      </w:pPr>
      <w:r>
        <w:t>Add a formula =VLookUp() to fetch values from the “accur</w:t>
      </w:r>
      <w:r w:rsidR="00DB0EDB">
        <w:t>acy” column  in the “Location”</w:t>
      </w:r>
      <w:r>
        <w:t xml:space="preserve"> worksheet by matching “timestamp” column in the Acceleration worksheet and </w:t>
      </w:r>
      <w:r w:rsidR="00DB0EDB">
        <w:t>“t1” column in the “Location</w:t>
      </w:r>
      <w:r>
        <w:t>” worksheet.</w:t>
      </w:r>
    </w:p>
    <w:p w14:paraId="45A22A19" w14:textId="5300FFD2" w:rsidR="00DB0EDB" w:rsidDel="005F741B" w:rsidRDefault="00DB0EDB" w:rsidP="00DB0EDB">
      <w:pPr>
        <w:pStyle w:val="ListParagraph"/>
        <w:rPr>
          <w:del w:id="397" w:author="Yao-Yi Chiang" w:date="2014-08-09T12:12:00Z"/>
        </w:rPr>
      </w:pPr>
      <w:r>
        <w:rPr>
          <w:noProof/>
        </w:rPr>
        <w:drawing>
          <wp:anchor distT="0" distB="0" distL="114300" distR="114300" simplePos="0" relativeHeight="251666432" behindDoc="0" locked="0" layoutInCell="1" allowOverlap="1" wp14:anchorId="7650EAA6" wp14:editId="02676D8F">
            <wp:simplePos x="0" y="0"/>
            <wp:positionH relativeFrom="column">
              <wp:posOffset>620395</wp:posOffset>
            </wp:positionH>
            <wp:positionV relativeFrom="paragraph">
              <wp:posOffset>180975</wp:posOffset>
            </wp:positionV>
            <wp:extent cx="4180205" cy="1567815"/>
            <wp:effectExtent l="0" t="0" r="10795" b="6985"/>
            <wp:wrapTopAndBottom/>
            <wp:docPr id="9" name="Picture 9" descr="Macintosh HD:Users:shri:Desktop:Screen Shot 2014-08-05 at 9.58.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hri:Desktop:Screen Shot 2014-08-05 at 9.58.17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20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35DEBD" w14:textId="2BBB7EEC" w:rsidR="00DB0EDB" w:rsidRDefault="00DB0EDB" w:rsidP="00DB0EDB">
      <w:pPr>
        <w:pStyle w:val="ListParagraph"/>
      </w:pPr>
    </w:p>
    <w:p w14:paraId="22AEFAD0" w14:textId="77777777" w:rsidR="00DB0EDB" w:rsidRDefault="00DB0EDB" w:rsidP="00DB0EDB">
      <w:pPr>
        <w:pStyle w:val="ListParagraph"/>
      </w:pPr>
    </w:p>
    <w:p w14:paraId="073DBBAE" w14:textId="01617007" w:rsidR="008D7CAE" w:rsidRDefault="008D7CAE" w:rsidP="008D7CAE">
      <w:pPr>
        <w:pStyle w:val="ListParagraph"/>
        <w:numPr>
          <w:ilvl w:val="0"/>
          <w:numId w:val="3"/>
        </w:numPr>
      </w:pPr>
      <w:r>
        <w:t xml:space="preserve">Repeat this formulae for the entire accuracy column </w:t>
      </w:r>
    </w:p>
    <w:p w14:paraId="53B2188D" w14:textId="77777777" w:rsidR="00DD6287" w:rsidRDefault="00DD6287" w:rsidP="00DD6287">
      <w:pPr>
        <w:pStyle w:val="ListParagraph"/>
      </w:pPr>
    </w:p>
    <w:p w14:paraId="30D92CE5" w14:textId="7FD70FF4" w:rsidR="008D7CAE" w:rsidDel="005F741B" w:rsidRDefault="00DB0EDB" w:rsidP="008D7CAE">
      <w:pPr>
        <w:pStyle w:val="ListParagraph"/>
        <w:numPr>
          <w:ilvl w:val="0"/>
          <w:numId w:val="3"/>
        </w:numPr>
        <w:rPr>
          <w:del w:id="398" w:author="Yao-Yi Chiang" w:date="2014-08-09T12:12:00Z"/>
        </w:rPr>
      </w:pPr>
      <w:r>
        <w:rPr>
          <w:noProof/>
        </w:rPr>
        <w:drawing>
          <wp:anchor distT="0" distB="0" distL="114300" distR="114300" simplePos="0" relativeHeight="251667456" behindDoc="0" locked="0" layoutInCell="1" allowOverlap="1" wp14:anchorId="5A4ED161" wp14:editId="52936239">
            <wp:simplePos x="0" y="0"/>
            <wp:positionH relativeFrom="column">
              <wp:posOffset>0</wp:posOffset>
            </wp:positionH>
            <wp:positionV relativeFrom="paragraph">
              <wp:posOffset>535940</wp:posOffset>
            </wp:positionV>
            <wp:extent cx="5486400" cy="1088390"/>
            <wp:effectExtent l="0" t="0" r="0" b="3810"/>
            <wp:wrapTopAndBottom/>
            <wp:docPr id="10" name="Picture 10" descr="Macintosh HD:Users:shri:Desktop:Screen Shot 2014-08-05 at 9.58.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hri:Desktop:Screen Shot 2014-08-05 at 9.58.59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088390"/>
                    </a:xfrm>
                    <a:prstGeom prst="rect">
                      <a:avLst/>
                    </a:prstGeom>
                    <a:noFill/>
                    <a:ln>
                      <a:noFill/>
                    </a:ln>
                  </pic:spPr>
                </pic:pic>
              </a:graphicData>
            </a:graphic>
            <wp14:sizeRelH relativeFrom="page">
              <wp14:pctWidth>0</wp14:pctWidth>
            </wp14:sizeRelH>
            <wp14:sizeRelV relativeFrom="page">
              <wp14:pctHeight>0</wp14:pctHeight>
            </wp14:sizeRelV>
          </wp:anchor>
        </w:drawing>
      </w:r>
      <w:r w:rsidR="008D7CAE">
        <w:t>Now our columns should be in the order Timestamp, Magnitude, DFT_E1, DFT_E2, DFT_E3, Speed, Accuracy.</w:t>
      </w:r>
    </w:p>
    <w:p w14:paraId="54E2B5C7" w14:textId="77777777" w:rsidR="00DB0EDB" w:rsidDel="005F741B" w:rsidRDefault="00DB0EDB">
      <w:pPr>
        <w:pStyle w:val="ListParagraph"/>
        <w:numPr>
          <w:ilvl w:val="0"/>
          <w:numId w:val="3"/>
        </w:numPr>
        <w:rPr>
          <w:del w:id="399" w:author="Yao-Yi Chiang" w:date="2014-08-09T12:12:00Z"/>
        </w:rPr>
        <w:pPrChange w:id="400" w:author="Yao-Yi Chiang" w:date="2014-08-09T12:12:00Z">
          <w:pPr>
            <w:pStyle w:val="ListParagraph"/>
          </w:pPr>
        </w:pPrChange>
      </w:pPr>
    </w:p>
    <w:p w14:paraId="1864814B" w14:textId="670682DC" w:rsidR="00DB0EDB" w:rsidRDefault="00DB0EDB">
      <w:pPr>
        <w:pStyle w:val="ListParagraph"/>
        <w:numPr>
          <w:ilvl w:val="0"/>
          <w:numId w:val="3"/>
        </w:numPr>
        <w:pPrChange w:id="401" w:author="Yao-Yi Chiang" w:date="2014-08-09T12:12:00Z">
          <w:pPr>
            <w:pStyle w:val="ListParagraph"/>
          </w:pPr>
        </w:pPrChange>
      </w:pPr>
    </w:p>
    <w:p w14:paraId="62C0D73C" w14:textId="77777777" w:rsidR="00DB0EDB" w:rsidRDefault="00DB0EDB" w:rsidP="00DB0EDB">
      <w:pPr>
        <w:pStyle w:val="ListParagraph"/>
      </w:pPr>
    </w:p>
    <w:p w14:paraId="3EFE6A44" w14:textId="21A1B375" w:rsidR="008D7CAE" w:rsidRDefault="00DE51C9" w:rsidP="008D7CAE">
      <w:pPr>
        <w:pStyle w:val="ListParagraph"/>
        <w:numPr>
          <w:ilvl w:val="0"/>
          <w:numId w:val="3"/>
        </w:numPr>
      </w:pPr>
      <w:r>
        <w:rPr>
          <w:noProof/>
        </w:rPr>
        <w:drawing>
          <wp:anchor distT="0" distB="0" distL="114300" distR="114300" simplePos="0" relativeHeight="251668480" behindDoc="0" locked="0" layoutInCell="1" allowOverlap="1" wp14:anchorId="1BFE707F" wp14:editId="307BB1BD">
            <wp:simplePos x="0" y="0"/>
            <wp:positionH relativeFrom="column">
              <wp:posOffset>1485900</wp:posOffset>
            </wp:positionH>
            <wp:positionV relativeFrom="paragraph">
              <wp:posOffset>754380</wp:posOffset>
            </wp:positionV>
            <wp:extent cx="2171700" cy="1924685"/>
            <wp:effectExtent l="0" t="0" r="12700" b="5715"/>
            <wp:wrapTopAndBottom/>
            <wp:docPr id="11" name="Picture 11" descr="Macintosh HD:Users:shri:Desktop:Screen Shot 2014-08-05 at 9.59.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hri:Desktop:Screen Shot 2014-08-05 at 9.59.56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192468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CAE">
        <w:t xml:space="preserve">We copy all rows and used the “paste special” </w:t>
      </w:r>
      <w:r w:rsidR="009015EA">
        <w:t>feature to paste only the values into a new file. This is used to remove all references and formula mapping that existed in the previous worksheet.</w:t>
      </w:r>
    </w:p>
    <w:p w14:paraId="4A09C55C" w14:textId="14F1F71C" w:rsidR="00DE51C9" w:rsidRDefault="00DE51C9" w:rsidP="00DE51C9">
      <w:pPr>
        <w:pStyle w:val="ListParagraph"/>
      </w:pPr>
    </w:p>
    <w:p w14:paraId="73E545F1" w14:textId="77777777" w:rsidR="00DE51C9" w:rsidRDefault="00DE51C9" w:rsidP="00DE51C9"/>
    <w:p w14:paraId="4F17E069" w14:textId="206E71C3" w:rsidR="009015EA" w:rsidRDefault="009015EA" w:rsidP="008D7CAE">
      <w:pPr>
        <w:pStyle w:val="ListParagraph"/>
        <w:numPr>
          <w:ilvl w:val="0"/>
          <w:numId w:val="3"/>
        </w:numPr>
      </w:pPr>
      <w:r>
        <w:t>Add a filter on the “Speed” column and select only “NA” values to be displayed</w:t>
      </w:r>
    </w:p>
    <w:p w14:paraId="145E69D8" w14:textId="74F88BF0" w:rsidR="00DE51C9" w:rsidRDefault="00DE51C9" w:rsidP="00DE51C9">
      <w:pPr>
        <w:pStyle w:val="ListParagraph"/>
      </w:pPr>
    </w:p>
    <w:p w14:paraId="050F3034" w14:textId="7E1D5B43" w:rsidR="00DE51C9" w:rsidRDefault="00DE51C9" w:rsidP="00DE51C9">
      <w:pPr>
        <w:pStyle w:val="ListParagraph"/>
      </w:pPr>
      <w:r>
        <w:rPr>
          <w:noProof/>
        </w:rPr>
        <w:drawing>
          <wp:anchor distT="0" distB="0" distL="114300" distR="114300" simplePos="0" relativeHeight="251669504" behindDoc="0" locked="0" layoutInCell="1" allowOverlap="1" wp14:anchorId="0B88A7DF" wp14:editId="47431AE4">
            <wp:simplePos x="0" y="0"/>
            <wp:positionH relativeFrom="column">
              <wp:posOffset>685800</wp:posOffset>
            </wp:positionH>
            <wp:positionV relativeFrom="paragraph">
              <wp:posOffset>243205</wp:posOffset>
            </wp:positionV>
            <wp:extent cx="3886200" cy="4065905"/>
            <wp:effectExtent l="0" t="0" r="0" b="0"/>
            <wp:wrapTopAndBottom/>
            <wp:docPr id="13" name="Picture 13" descr="Macintosh HD:Users:shri:Desktop:Screen Shot 2014-08-05 at 10.01.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hri:Desktop:Screen Shot 2014-08-05 at 10.01.07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4065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B8FF3A" w14:textId="77777777" w:rsidR="00DE51C9" w:rsidRDefault="00DE51C9" w:rsidP="00DE51C9">
      <w:pPr>
        <w:pStyle w:val="ListParagraph"/>
      </w:pPr>
    </w:p>
    <w:p w14:paraId="6CFF7D15" w14:textId="0219747B" w:rsidR="009015EA" w:rsidRDefault="009015EA" w:rsidP="008D7CAE">
      <w:pPr>
        <w:pStyle w:val="ListParagraph"/>
        <w:numPr>
          <w:ilvl w:val="0"/>
          <w:numId w:val="3"/>
        </w:numPr>
      </w:pPr>
      <w:r>
        <w:lastRenderedPageBreak/>
        <w:t>Delete all “NA” rows. These are rows for which data could not be joined between the LocationProbe and AccelerometerSensor files.</w:t>
      </w:r>
    </w:p>
    <w:p w14:paraId="331B48ED" w14:textId="77777777" w:rsidR="00DD6287" w:rsidRDefault="00DD6287" w:rsidP="00DD6287">
      <w:pPr>
        <w:pStyle w:val="ListParagraph"/>
      </w:pPr>
    </w:p>
    <w:p w14:paraId="118DA5AC" w14:textId="2E04DDCC" w:rsidR="009015EA" w:rsidDel="00E422D1" w:rsidRDefault="009015EA" w:rsidP="008D7CAE">
      <w:pPr>
        <w:pStyle w:val="ListParagraph"/>
        <w:numPr>
          <w:ilvl w:val="0"/>
          <w:numId w:val="3"/>
        </w:numPr>
        <w:rPr>
          <w:del w:id="402" w:author="Yao-Yi Chiang" w:date="2014-08-10T09:56:00Z"/>
        </w:rPr>
      </w:pPr>
      <w:r>
        <w:t xml:space="preserve">Remove all filters and export worksheet as a </w:t>
      </w:r>
      <w:del w:id="403" w:author="Shrikanth" w:date="2014-08-10T14:18:00Z">
        <w:r w:rsidDel="00A04DA1">
          <w:delText xml:space="preserve">csv </w:delText>
        </w:r>
      </w:del>
      <w:ins w:id="404" w:author="Shrikanth" w:date="2014-08-10T14:18:00Z">
        <w:r w:rsidR="00A04DA1">
          <w:t xml:space="preserve">CSV </w:t>
        </w:r>
      </w:ins>
      <w:r>
        <w:t>file. Lets name it “AcceJoinedData.csv”</w:t>
      </w:r>
    </w:p>
    <w:p w14:paraId="247AAD00" w14:textId="77777777" w:rsidR="00DD6287" w:rsidRDefault="00DD6287">
      <w:pPr>
        <w:pStyle w:val="ListParagraph"/>
        <w:numPr>
          <w:ilvl w:val="0"/>
          <w:numId w:val="3"/>
        </w:numPr>
        <w:pPrChange w:id="405" w:author="Yao-Yi Chiang" w:date="2014-08-10T09:56:00Z">
          <w:pPr/>
        </w:pPrChange>
      </w:pPr>
    </w:p>
    <w:p w14:paraId="38C97AD9" w14:textId="77777777" w:rsidR="00DD6287" w:rsidRDefault="00DD6287" w:rsidP="00DD6287">
      <w:pPr>
        <w:pStyle w:val="ListParagraph"/>
      </w:pPr>
    </w:p>
    <w:p w14:paraId="4BD0D04C" w14:textId="63F78F02" w:rsidR="009015EA" w:rsidRDefault="009015EA" w:rsidP="008D7CAE">
      <w:pPr>
        <w:pStyle w:val="ListParagraph"/>
        <w:numPr>
          <w:ilvl w:val="0"/>
          <w:numId w:val="3"/>
        </w:numPr>
      </w:pPr>
      <w:r>
        <w:t xml:space="preserve">Invoke the addLabel </w:t>
      </w:r>
      <w:del w:id="406" w:author="Yao-Yi Chiang" w:date="2014-08-10T09:56:00Z">
        <w:r w:rsidDel="00E422D1">
          <w:delText xml:space="preserve">python </w:delText>
        </w:r>
      </w:del>
      <w:ins w:id="407" w:author="Yao-Yi Chiang" w:date="2014-08-10T09:56:00Z">
        <w:r w:rsidR="00E422D1">
          <w:t xml:space="preserve">Python </w:t>
        </w:r>
      </w:ins>
      <w:r>
        <w:t>script and use “AcceJoinedData.csv” file in the script as input.</w:t>
      </w:r>
    </w:p>
    <w:p w14:paraId="32021394" w14:textId="5F4E2143" w:rsidR="00DD6287" w:rsidRDefault="00DD6287" w:rsidP="00DD6287"/>
    <w:p w14:paraId="4736B2A1" w14:textId="45D9CFFA" w:rsidR="009015EA" w:rsidRDefault="009015EA" w:rsidP="008D7CAE">
      <w:pPr>
        <w:pStyle w:val="ListParagraph"/>
        <w:numPr>
          <w:ilvl w:val="0"/>
          <w:numId w:val="3"/>
        </w:numPr>
      </w:pPr>
      <w:r>
        <w:t xml:space="preserve">The output of the script is another </w:t>
      </w:r>
      <w:del w:id="408" w:author="Shrikanth" w:date="2014-08-10T14:19:00Z">
        <w:r w:rsidDel="005412EC">
          <w:delText xml:space="preserve">csv </w:delText>
        </w:r>
      </w:del>
      <w:ins w:id="409" w:author="Shrikanth" w:date="2014-08-10T14:19:00Z">
        <w:r w:rsidR="005412EC">
          <w:t xml:space="preserve">CSV </w:t>
        </w:r>
      </w:ins>
      <w:r>
        <w:t xml:space="preserve">file with the “label” column appended to our joined </w:t>
      </w:r>
      <w:del w:id="410" w:author="Shrikanth" w:date="2014-08-10T14:19:00Z">
        <w:r w:rsidDel="008E4B15">
          <w:delText xml:space="preserve">csv </w:delText>
        </w:r>
      </w:del>
      <w:ins w:id="411" w:author="Shrikanth" w:date="2014-08-10T14:19:00Z">
        <w:r w:rsidR="008E4B15">
          <w:t xml:space="preserve">CSV </w:t>
        </w:r>
      </w:ins>
      <w:r>
        <w:t>file. Let us name the resultant file “ProcessedData.csv”</w:t>
      </w:r>
    </w:p>
    <w:p w14:paraId="76267D51" w14:textId="77777777" w:rsidR="00DD6287" w:rsidRDefault="00DD6287" w:rsidP="00DD6287">
      <w:pPr>
        <w:pStyle w:val="ListParagraph"/>
      </w:pPr>
    </w:p>
    <w:p w14:paraId="3DA27D31" w14:textId="2F1EC48C" w:rsidR="00DD6287" w:rsidRDefault="00DD6287" w:rsidP="00DD6287">
      <w:pPr>
        <w:pStyle w:val="ListParagraph"/>
      </w:pPr>
      <w:r>
        <w:rPr>
          <w:noProof/>
        </w:rPr>
        <w:drawing>
          <wp:anchor distT="0" distB="0" distL="114300" distR="114300" simplePos="0" relativeHeight="251670528" behindDoc="0" locked="0" layoutInCell="1" allowOverlap="1" wp14:anchorId="3834A0B3" wp14:editId="4A66FCC9">
            <wp:simplePos x="0" y="0"/>
            <wp:positionH relativeFrom="column">
              <wp:posOffset>114300</wp:posOffset>
            </wp:positionH>
            <wp:positionV relativeFrom="paragraph">
              <wp:posOffset>142240</wp:posOffset>
            </wp:positionV>
            <wp:extent cx="5486400" cy="2035810"/>
            <wp:effectExtent l="0" t="0" r="0" b="0"/>
            <wp:wrapTopAndBottom/>
            <wp:docPr id="14" name="Picture 14" descr="Macintosh HD:Users:shri:Desktop:Screen Shot 2014-08-05 at 10.02.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hri:Desktop:Screen Shot 2014-08-05 at 10.02.48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03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9A8E1" w14:textId="46A7D18C" w:rsidR="00DD6287" w:rsidRDefault="00DD6287" w:rsidP="00DD6287">
      <w:pPr>
        <w:pStyle w:val="ListParagraph"/>
      </w:pPr>
    </w:p>
    <w:p w14:paraId="44EF47CD" w14:textId="19AE3599" w:rsidR="009015EA" w:rsidRDefault="009015EA" w:rsidP="009015EA">
      <w:pPr>
        <w:pStyle w:val="ListParagraph"/>
        <w:numPr>
          <w:ilvl w:val="0"/>
          <w:numId w:val="3"/>
        </w:numPr>
      </w:pPr>
      <w:r>
        <w:t>Open the “ProcessedData.csv” and apply filters on the “label” column. Select all “NA” rows and delete them.</w:t>
      </w:r>
    </w:p>
    <w:p w14:paraId="1BE8A1FB" w14:textId="77777777" w:rsidR="00DD6287" w:rsidRDefault="00DD6287" w:rsidP="00DD6287">
      <w:pPr>
        <w:pStyle w:val="ListParagraph"/>
      </w:pPr>
    </w:p>
    <w:p w14:paraId="7609D6E2" w14:textId="3C8DDD4B" w:rsidR="004420B8" w:rsidRDefault="000368F2" w:rsidP="004420B8">
      <w:pPr>
        <w:pStyle w:val="ListParagraph"/>
        <w:numPr>
          <w:ilvl w:val="0"/>
          <w:numId w:val="3"/>
        </w:numPr>
      </w:pPr>
      <w:r>
        <w:t xml:space="preserve">Save this file as </w:t>
      </w:r>
      <w:r w:rsidR="00463CAB">
        <w:t>ProcessedAllData</w:t>
      </w:r>
      <w:r>
        <w:t>1.csv</w:t>
      </w:r>
    </w:p>
    <w:p w14:paraId="768050F6" w14:textId="77777777" w:rsidR="00FC5E74" w:rsidRDefault="00FC5E74" w:rsidP="00FC5E74"/>
    <w:p w14:paraId="67FADFA5" w14:textId="2B363D3C" w:rsidR="00034208" w:rsidRDefault="00EB6F81" w:rsidP="00034208">
      <w:pPr>
        <w:pStyle w:val="ListParagraph"/>
        <w:numPr>
          <w:ilvl w:val="0"/>
          <w:numId w:val="3"/>
        </w:numPr>
      </w:pPr>
      <w:r>
        <w:t>Invok</w:t>
      </w:r>
      <w:ins w:id="412" w:author="Yao-Yi Chiang" w:date="2014-08-10T09:57:00Z">
        <w:r w:rsidR="00E422D1">
          <w:t>e</w:t>
        </w:r>
      </w:ins>
      <w:del w:id="413" w:author="Yao-Yi Chiang" w:date="2014-08-10T09:57:00Z">
        <w:r w:rsidDel="00E422D1">
          <w:delText>ing the</w:delText>
        </w:r>
      </w:del>
      <w:r>
        <w:t xml:space="preserve"> SVM:</w:t>
      </w:r>
    </w:p>
    <w:p w14:paraId="4CABA9DD" w14:textId="77777777" w:rsidR="00034208" w:rsidRDefault="00034208" w:rsidP="00034208"/>
    <w:p w14:paraId="41C437F9" w14:textId="2902F225" w:rsidR="00034208" w:rsidRDefault="00FC5E74" w:rsidP="00034208">
      <w:pPr>
        <w:pStyle w:val="ListParagraph"/>
        <w:numPr>
          <w:ilvl w:val="0"/>
          <w:numId w:val="7"/>
        </w:numPr>
      </w:pPr>
      <w:r>
        <w:t xml:space="preserve">If this is the first file, then we directly train our model using </w:t>
      </w:r>
      <w:del w:id="414" w:author="Yao-Yi Chiang" w:date="2014-08-10T09:57:00Z">
        <w:r w:rsidDel="00E422D1">
          <w:delText xml:space="preserve">this </w:delText>
        </w:r>
      </w:del>
      <w:ins w:id="415" w:author="Yao-Yi Chiang" w:date="2014-08-10T09:57:00Z">
        <w:r w:rsidR="00E422D1">
          <w:t xml:space="preserve">it </w:t>
        </w:r>
      </w:ins>
      <w:r>
        <w:t>as the training set.</w:t>
      </w:r>
      <w:r w:rsidR="00034208">
        <w:t xml:space="preserve"> From the command line, </w:t>
      </w:r>
      <w:ins w:id="416" w:author="Yao-Yi Chiang" w:date="2014-08-09T12:13:00Z">
        <w:r w:rsidR="005F741B">
          <w:t xml:space="preserve">we </w:t>
        </w:r>
      </w:ins>
      <w:r w:rsidR="00034208">
        <w:t xml:space="preserve">invoke the R-script svmTraining.R with the file path and other </w:t>
      </w:r>
      <w:del w:id="417" w:author="Yao-Yi Chiang" w:date="2014-08-09T12:13:00Z">
        <w:r w:rsidR="00034208" w:rsidDel="005F741B">
          <w:delText xml:space="preserve">params </w:delText>
        </w:r>
      </w:del>
      <w:ins w:id="418" w:author="Yao-Yi Chiang" w:date="2014-08-09T12:13:00Z">
        <w:r w:rsidR="005F741B">
          <w:t xml:space="preserve">parameters </w:t>
        </w:r>
      </w:ins>
      <w:r w:rsidR="00034208">
        <w:t>as below</w:t>
      </w:r>
    </w:p>
    <w:p w14:paraId="6167642B" w14:textId="77777777" w:rsidR="00034208" w:rsidRDefault="00034208" w:rsidP="00034208"/>
    <w:p w14:paraId="7493E868" w14:textId="77777777" w:rsidR="00034208" w:rsidRDefault="00FC5E74" w:rsidP="00034208">
      <w:pPr>
        <w:pStyle w:val="ListParagraph"/>
        <w:rPr>
          <w:i/>
        </w:rPr>
      </w:pPr>
      <w:r w:rsidRPr="00034208">
        <w:rPr>
          <w:i/>
        </w:rPr>
        <w:t>Rscript svmTraining.R &lt;processed_Data_file&gt; &lt;kernel&gt; &lt;classification_type&gt; &lt;model_file_name&gt;</w:t>
      </w:r>
    </w:p>
    <w:p w14:paraId="5248F4D8" w14:textId="77777777" w:rsidR="00034208" w:rsidRDefault="00034208" w:rsidP="00034208">
      <w:pPr>
        <w:pStyle w:val="ListParagraph"/>
        <w:rPr>
          <w:i/>
        </w:rPr>
      </w:pPr>
    </w:p>
    <w:p w14:paraId="03EC5165" w14:textId="646B278F" w:rsidR="00034208" w:rsidRDefault="00FC5E74" w:rsidP="00034208">
      <w:pPr>
        <w:pStyle w:val="ListParagraph"/>
        <w:rPr>
          <w:i/>
        </w:rPr>
      </w:pPr>
      <w:r>
        <w:t xml:space="preserve">Eg. </w:t>
      </w:r>
      <w:r w:rsidRPr="00034208">
        <w:rPr>
          <w:i/>
        </w:rPr>
        <w:t xml:space="preserve">Rscript svmTraining.R acee_combined.csv linear </w:t>
      </w:r>
      <w:ins w:id="419" w:author="Shrikanth" w:date="2014-08-10T14:19:00Z">
        <w:r w:rsidR="008E6019">
          <w:rPr>
            <w:i/>
          </w:rPr>
          <w:t>C</w:t>
        </w:r>
      </w:ins>
      <w:del w:id="420" w:author="Shrikanth" w:date="2014-08-10T14:19:00Z">
        <w:r w:rsidRPr="00034208" w:rsidDel="008E6019">
          <w:rPr>
            <w:i/>
          </w:rPr>
          <w:delText>c</w:delText>
        </w:r>
      </w:del>
      <w:r w:rsidRPr="00034208">
        <w:rPr>
          <w:i/>
        </w:rPr>
        <w:t>-classification mode_of_transport_model</w:t>
      </w:r>
    </w:p>
    <w:p w14:paraId="11079D66" w14:textId="77777777" w:rsidR="00034208" w:rsidRDefault="00034208" w:rsidP="00034208">
      <w:pPr>
        <w:pStyle w:val="ListParagraph"/>
        <w:rPr>
          <w:i/>
        </w:rPr>
      </w:pPr>
    </w:p>
    <w:p w14:paraId="6C2E1B42" w14:textId="77777777" w:rsidR="00034208" w:rsidRDefault="00034208" w:rsidP="00034208">
      <w:pPr>
        <w:pStyle w:val="ListParagraph"/>
      </w:pPr>
    </w:p>
    <w:p w14:paraId="3FD89E93" w14:textId="271E9A2A" w:rsidR="00034208" w:rsidRDefault="00034208" w:rsidP="00034208">
      <w:pPr>
        <w:pStyle w:val="ListParagraph"/>
      </w:pPr>
      <w:r>
        <w:rPr>
          <w:noProof/>
        </w:rPr>
        <w:lastRenderedPageBreak/>
        <w:drawing>
          <wp:anchor distT="0" distB="0" distL="114300" distR="114300" simplePos="0" relativeHeight="251698176" behindDoc="0" locked="0" layoutInCell="1" allowOverlap="1" wp14:anchorId="757086FF" wp14:editId="5C0D0BDB">
            <wp:simplePos x="0" y="0"/>
            <wp:positionH relativeFrom="column">
              <wp:posOffset>228600</wp:posOffset>
            </wp:positionH>
            <wp:positionV relativeFrom="paragraph">
              <wp:posOffset>114300</wp:posOffset>
            </wp:positionV>
            <wp:extent cx="4568825" cy="4924425"/>
            <wp:effectExtent l="0" t="0" r="3175" b="3175"/>
            <wp:wrapTopAndBottom/>
            <wp:docPr id="15" name="Picture 15" descr="Macintosh HD:Users:shri:Desktop:Screen Shot 2014-08-07 at 1.1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ri:Desktop:Screen Shot 2014-08-07 at 1.19.5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8825" cy="4924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329E83" w14:textId="77777777" w:rsidR="00034208" w:rsidDel="00E422D1" w:rsidRDefault="00034208" w:rsidP="00034208">
      <w:pPr>
        <w:rPr>
          <w:del w:id="421" w:author="Yao-Yi Chiang" w:date="2014-08-10T09:57:00Z"/>
        </w:rPr>
      </w:pPr>
    </w:p>
    <w:p w14:paraId="74F7BBF6" w14:textId="30402029" w:rsidR="00034208" w:rsidRDefault="00034208" w:rsidP="00034208"/>
    <w:p w14:paraId="30998067" w14:textId="075486C7" w:rsidR="00034208" w:rsidDel="00C75054" w:rsidRDefault="00034208">
      <w:pPr>
        <w:pStyle w:val="ListParagraph"/>
        <w:numPr>
          <w:ilvl w:val="0"/>
          <w:numId w:val="7"/>
        </w:numPr>
        <w:rPr>
          <w:del w:id="422" w:author="Shrikanth" w:date="2014-08-09T17:28:00Z"/>
        </w:rPr>
        <w:pPrChange w:id="423" w:author="Shrikanth" w:date="2014-08-09T17:28:00Z">
          <w:pPr/>
        </w:pPrChange>
      </w:pPr>
      <w:r>
        <w:t>If this is not the first file</w:t>
      </w:r>
      <w:del w:id="424" w:author="Yao-Yi Chiang" w:date="2014-08-09T12:14:00Z">
        <w:r w:rsidDel="005F741B">
          <w:delText xml:space="preserve"> then</w:delText>
        </w:r>
      </w:del>
      <w:r>
        <w:t xml:space="preserve">, we first invoke the </w:t>
      </w:r>
      <w:del w:id="425" w:author="Shrikanth" w:date="2014-08-10T14:20:00Z">
        <w:r w:rsidDel="00347EB0">
          <w:delText>svm</w:delText>
        </w:r>
      </w:del>
      <w:ins w:id="426" w:author="Shrikanth" w:date="2014-08-10T14:20:00Z">
        <w:r w:rsidR="00347EB0">
          <w:t>SVM</w:t>
        </w:r>
      </w:ins>
      <w:r>
        <w:t>_test script and evaluate our model for the accuracy.</w:t>
      </w:r>
    </w:p>
    <w:p w14:paraId="6D70F96B" w14:textId="77777777" w:rsidR="00C75054" w:rsidRDefault="00C75054">
      <w:pPr>
        <w:pStyle w:val="ListParagraph"/>
        <w:numPr>
          <w:ilvl w:val="0"/>
          <w:numId w:val="7"/>
        </w:numPr>
        <w:rPr>
          <w:ins w:id="427" w:author="Shrikanth" w:date="2014-08-09T17:28:00Z"/>
        </w:rPr>
        <w:pPrChange w:id="428" w:author="Shrikanth" w:date="2014-08-09T17:28:00Z">
          <w:pPr/>
        </w:pPrChange>
      </w:pPr>
    </w:p>
    <w:p w14:paraId="3E6A42B6" w14:textId="77777777" w:rsidR="00C75054" w:rsidRDefault="00C75054">
      <w:pPr>
        <w:pStyle w:val="ListParagraph"/>
        <w:ind w:left="1080"/>
        <w:rPr>
          <w:ins w:id="429" w:author="Shrikanth" w:date="2014-08-09T17:28:00Z"/>
        </w:rPr>
        <w:pPrChange w:id="430" w:author="Shrikanth" w:date="2014-08-09T17:28:00Z">
          <w:pPr/>
        </w:pPrChange>
      </w:pPr>
    </w:p>
    <w:p w14:paraId="5253A023" w14:textId="77777777" w:rsidR="00034208" w:rsidDel="00C75054" w:rsidRDefault="00034208">
      <w:pPr>
        <w:pStyle w:val="ListParagraph"/>
        <w:numPr>
          <w:ilvl w:val="0"/>
          <w:numId w:val="7"/>
        </w:numPr>
        <w:rPr>
          <w:del w:id="431" w:author="Shrikanth" w:date="2014-08-09T17:28:00Z"/>
        </w:rPr>
        <w:pPrChange w:id="432" w:author="Shrikanth" w:date="2014-08-09T17:28:00Z">
          <w:pPr/>
        </w:pPrChange>
      </w:pPr>
    </w:p>
    <w:p w14:paraId="690B8A54" w14:textId="75D7A0C9" w:rsidR="00EB6F81" w:rsidDel="00C75054" w:rsidRDefault="00034208">
      <w:pPr>
        <w:pStyle w:val="ListParagraph"/>
        <w:numPr>
          <w:ilvl w:val="0"/>
          <w:numId w:val="7"/>
        </w:numPr>
        <w:rPr>
          <w:del w:id="433" w:author="Shrikanth" w:date="2014-08-09T17:29:00Z"/>
        </w:rPr>
        <w:pPrChange w:id="434" w:author="Shrikanth" w:date="2014-08-09T17:29:00Z">
          <w:pPr>
            <w:pStyle w:val="ListParagraph"/>
          </w:pPr>
        </w:pPrChange>
      </w:pPr>
      <w:r>
        <w:t xml:space="preserve">Now merge this file with the previous training data and train the </w:t>
      </w:r>
      <w:del w:id="435" w:author="Yao-Yi Chiang" w:date="2014-08-10T09:57:00Z">
        <w:r w:rsidDel="00E422D1">
          <w:delText xml:space="preserve">svm </w:delText>
        </w:r>
      </w:del>
      <w:ins w:id="436" w:author="Yao-Yi Chiang" w:date="2014-08-10T09:57:00Z">
        <w:r w:rsidR="00E422D1">
          <w:t xml:space="preserve">SVM </w:t>
        </w:r>
      </w:ins>
      <w:r>
        <w:t xml:space="preserve">model </w:t>
      </w:r>
      <w:r w:rsidR="00EB6F81">
        <w:t xml:space="preserve"> </w:t>
      </w:r>
      <w:r>
        <w:t>again.</w:t>
      </w:r>
    </w:p>
    <w:p w14:paraId="71D050C3" w14:textId="77777777" w:rsidR="00C75054" w:rsidRDefault="00C75054">
      <w:pPr>
        <w:pStyle w:val="ListParagraph"/>
        <w:numPr>
          <w:ilvl w:val="0"/>
          <w:numId w:val="7"/>
        </w:numPr>
        <w:rPr>
          <w:ins w:id="437" w:author="Shrikanth" w:date="2014-08-09T17:29:00Z"/>
        </w:rPr>
        <w:pPrChange w:id="438" w:author="Shrikanth" w:date="2014-08-09T17:28:00Z">
          <w:pPr/>
        </w:pPrChange>
      </w:pPr>
    </w:p>
    <w:p w14:paraId="68B1DEDE" w14:textId="77777777" w:rsidR="00C75054" w:rsidRDefault="00C75054">
      <w:pPr>
        <w:pStyle w:val="ListParagraph"/>
        <w:ind w:left="1080"/>
        <w:rPr>
          <w:ins w:id="439" w:author="Shrikanth" w:date="2014-08-09T17:29:00Z"/>
          <w:i/>
        </w:rPr>
        <w:pPrChange w:id="440" w:author="Shrikanth" w:date="2014-08-09T17:29:00Z">
          <w:pPr>
            <w:pStyle w:val="ListParagraph"/>
          </w:pPr>
        </w:pPrChange>
      </w:pPr>
    </w:p>
    <w:p w14:paraId="6EE49585" w14:textId="60C1EDAD" w:rsidR="00034208" w:rsidDel="00C75054" w:rsidRDefault="00034208">
      <w:pPr>
        <w:pStyle w:val="ListParagraph"/>
        <w:ind w:left="1080"/>
        <w:rPr>
          <w:del w:id="441" w:author="Shrikanth" w:date="2014-08-09T17:29:00Z"/>
          <w:i/>
        </w:rPr>
        <w:pPrChange w:id="442" w:author="Shrikanth" w:date="2014-08-09T17:29:00Z">
          <w:pPr>
            <w:pStyle w:val="ListParagraph"/>
          </w:pPr>
        </w:pPrChange>
      </w:pPr>
      <w:r w:rsidRPr="00C75054">
        <w:rPr>
          <w:i/>
          <w:rPrChange w:id="443" w:author="Shrikanth" w:date="2014-08-09T17:29:00Z">
            <w:rPr/>
          </w:rPrChange>
        </w:rPr>
        <w:t>Rscript Rscripts/svmTesting.R &lt;test_Data_Set&gt; &lt;model_file_path&gt; &lt;prediction_out_file&gt; &lt;matrix_file_path&gt;</w:t>
      </w:r>
    </w:p>
    <w:p w14:paraId="7EA3CC76" w14:textId="77777777" w:rsidR="00C75054" w:rsidRDefault="00C75054">
      <w:pPr>
        <w:pStyle w:val="ListParagraph"/>
        <w:ind w:left="1080"/>
        <w:rPr>
          <w:ins w:id="444" w:author="Shrikanth" w:date="2014-08-09T17:29:00Z"/>
          <w:i/>
        </w:rPr>
        <w:pPrChange w:id="445" w:author="Shrikanth" w:date="2014-08-09T17:29:00Z">
          <w:pPr>
            <w:pStyle w:val="ListParagraph"/>
          </w:pPr>
        </w:pPrChange>
      </w:pPr>
    </w:p>
    <w:p w14:paraId="6C0CEEFC" w14:textId="77777777" w:rsidR="00C75054" w:rsidRPr="00C75054" w:rsidRDefault="00C75054">
      <w:pPr>
        <w:pStyle w:val="ListParagraph"/>
        <w:ind w:left="1080"/>
        <w:rPr>
          <w:ins w:id="446" w:author="Shrikanth" w:date="2014-08-09T17:29:00Z"/>
          <w:i/>
          <w:rPrChange w:id="447" w:author="Shrikanth" w:date="2014-08-09T17:29:00Z">
            <w:rPr>
              <w:ins w:id="448" w:author="Shrikanth" w:date="2014-08-09T17:29:00Z"/>
            </w:rPr>
          </w:rPrChange>
        </w:rPr>
        <w:pPrChange w:id="449" w:author="Shrikanth" w:date="2014-08-09T17:29:00Z">
          <w:pPr>
            <w:pStyle w:val="ListParagraph"/>
          </w:pPr>
        </w:pPrChange>
      </w:pPr>
    </w:p>
    <w:p w14:paraId="78805909" w14:textId="77777777" w:rsidR="00034208" w:rsidRPr="00C75054" w:rsidDel="00C75054" w:rsidRDefault="00034208" w:rsidP="00EB6F81">
      <w:pPr>
        <w:pStyle w:val="ListParagraph"/>
        <w:rPr>
          <w:del w:id="450" w:author="Shrikanth" w:date="2014-08-09T17:29:00Z"/>
          <w:i/>
        </w:rPr>
      </w:pPr>
    </w:p>
    <w:p w14:paraId="4ECAD294" w14:textId="04A7B275" w:rsidR="00034208" w:rsidRPr="00C75054" w:rsidRDefault="00034208">
      <w:pPr>
        <w:pStyle w:val="ListParagraph"/>
        <w:ind w:left="1080"/>
        <w:rPr>
          <w:i/>
          <w:rPrChange w:id="451" w:author="Shrikanth" w:date="2014-08-09T17:29:00Z">
            <w:rPr/>
          </w:rPrChange>
        </w:rPr>
        <w:pPrChange w:id="452" w:author="Shrikanth" w:date="2014-08-09T17:29:00Z">
          <w:pPr>
            <w:pStyle w:val="ListParagraph"/>
          </w:pPr>
        </w:pPrChange>
      </w:pPr>
      <w:r w:rsidRPr="00C75054">
        <w:rPr>
          <w:i/>
          <w:rPrChange w:id="453" w:author="Shrikanth" w:date="2014-08-09T17:29:00Z">
            <w:rPr/>
          </w:rPrChange>
        </w:rPr>
        <w:t>Eg. Rscript Rscripts/svmTesting.R Data2.csv models/mode_of_transport_model.RData predict.csv matrix.csv</w:t>
      </w:r>
    </w:p>
    <w:p w14:paraId="474B9177" w14:textId="7A6797B8" w:rsidR="00EB6F81" w:rsidRPr="00C75054" w:rsidRDefault="00EB6F81" w:rsidP="00EB6F81">
      <w:pPr>
        <w:pStyle w:val="ListParagraph"/>
        <w:rPr>
          <w:i/>
          <w:rPrChange w:id="454" w:author="Shrikanth" w:date="2014-08-09T17:29:00Z">
            <w:rPr/>
          </w:rPrChange>
        </w:rPr>
      </w:pPr>
    </w:p>
    <w:p w14:paraId="667A1F26" w14:textId="02038729" w:rsidR="004420B8" w:rsidDel="00CF4998" w:rsidRDefault="004420B8">
      <w:pPr>
        <w:rPr>
          <w:del w:id="455" w:author="Shrikanth" w:date="2014-08-27T17:55:00Z"/>
        </w:rPr>
      </w:pPr>
      <w:del w:id="456" w:author="Shrikanth" w:date="2014-08-27T17:55:00Z">
        <w:r w:rsidDel="00CF4998">
          <w:br w:type="page"/>
        </w:r>
      </w:del>
    </w:p>
    <w:p w14:paraId="5C2B0CA4" w14:textId="41B119D1" w:rsidR="004420B8" w:rsidRPr="008F20E7" w:rsidDel="00CF4998" w:rsidRDefault="008F20E7" w:rsidP="004420B8">
      <w:pPr>
        <w:rPr>
          <w:del w:id="457" w:author="Shrikanth" w:date="2014-08-27T17:55:00Z"/>
          <w:b/>
        </w:rPr>
      </w:pPr>
      <w:del w:id="458" w:author="Shrikanth" w:date="2014-08-27T17:55:00Z">
        <w:r w:rsidRPr="008F20E7" w:rsidDel="00CF4998">
          <w:rPr>
            <w:b/>
          </w:rPr>
          <w:delText>Steps using Karma</w:delText>
        </w:r>
      </w:del>
    </w:p>
    <w:p w14:paraId="6CBF01BD" w14:textId="4238317B" w:rsidR="008F20E7" w:rsidRPr="00E96F12" w:rsidDel="00CF4998" w:rsidRDefault="008F20E7" w:rsidP="004420B8">
      <w:pPr>
        <w:rPr>
          <w:del w:id="459" w:author="Shrikanth" w:date="2014-08-27T17:55:00Z"/>
        </w:rPr>
      </w:pPr>
    </w:p>
    <w:p w14:paraId="4EC95BB7" w14:textId="2562315E" w:rsidR="007F3B71" w:rsidDel="00CF4998" w:rsidRDefault="008F20E7">
      <w:pPr>
        <w:rPr>
          <w:del w:id="460" w:author="Shrikanth" w:date="2014-08-27T17:55:00Z"/>
        </w:rPr>
      </w:pPr>
      <w:del w:id="461" w:author="Shrikanth" w:date="2014-08-27T17:55:00Z">
        <w:r w:rsidDel="00CF4998">
          <w:delText>The steps using karma are divided into two categories:</w:delText>
        </w:r>
      </w:del>
    </w:p>
    <w:p w14:paraId="42E73EAF" w14:textId="430CB280" w:rsidR="008F20E7" w:rsidDel="00CF4998" w:rsidRDefault="008F20E7" w:rsidP="008F20E7">
      <w:pPr>
        <w:pStyle w:val="ListParagraph"/>
        <w:numPr>
          <w:ilvl w:val="0"/>
          <w:numId w:val="4"/>
        </w:numPr>
        <w:rPr>
          <w:del w:id="462" w:author="Shrikanth" w:date="2014-08-27T17:55:00Z"/>
        </w:rPr>
      </w:pPr>
      <w:del w:id="463" w:author="Shrikanth" w:date="2014-08-27T17:55:00Z">
        <w:r w:rsidDel="00CF4998">
          <w:delText xml:space="preserve">Karma setup </w:delText>
        </w:r>
      </w:del>
    </w:p>
    <w:p w14:paraId="6E91211C" w14:textId="370D7EC5" w:rsidR="008F20E7" w:rsidDel="00CF4998" w:rsidRDefault="008F20E7" w:rsidP="008F20E7">
      <w:pPr>
        <w:pStyle w:val="ListParagraph"/>
        <w:rPr>
          <w:del w:id="464" w:author="Shrikanth" w:date="2014-08-27T17:55:00Z"/>
        </w:rPr>
      </w:pPr>
      <w:del w:id="465" w:author="Shrikanth" w:date="2014-08-27T17:55:00Z">
        <w:r w:rsidDel="00CF4998">
          <w:delText>These are tasks that are performed only the first time. They include modeling the different services – addDFT, getLabels</w:delText>
        </w:r>
      </w:del>
      <w:ins w:id="466" w:author="Yao-Yi Chiang" w:date="2014-08-09T12:17:00Z">
        <w:del w:id="467" w:author="Shrikanth" w:date="2014-08-27T17:55:00Z">
          <w:r w:rsidR="002C656A" w:rsidDel="00CF4998">
            <w:delText>,</w:delText>
          </w:r>
        </w:del>
      </w:ins>
      <w:del w:id="468" w:author="Shrikanth" w:date="2014-08-27T17:55:00Z">
        <w:r w:rsidDel="00CF4998">
          <w:delText xml:space="preserve"> and svmTraining, as well as modeling the individual dataset – AccelerometerSensor and LocationProbe. All transformations and processing done here is recorded by karma and can be played automatically for the other data sets.</w:delText>
        </w:r>
      </w:del>
    </w:p>
    <w:p w14:paraId="7F6FA142" w14:textId="1BC51B5E" w:rsidR="008F20E7" w:rsidDel="00CF4998" w:rsidRDefault="008F20E7" w:rsidP="008F20E7">
      <w:pPr>
        <w:pStyle w:val="ListParagraph"/>
        <w:rPr>
          <w:del w:id="469" w:author="Shrikanth" w:date="2014-08-27T17:55:00Z"/>
        </w:rPr>
      </w:pPr>
    </w:p>
    <w:p w14:paraId="11ED97F7" w14:textId="73B7A9C8" w:rsidR="008F20E7" w:rsidDel="00CF4998" w:rsidRDefault="008F20E7" w:rsidP="008F20E7">
      <w:pPr>
        <w:pStyle w:val="ListParagraph"/>
        <w:numPr>
          <w:ilvl w:val="0"/>
          <w:numId w:val="4"/>
        </w:numPr>
        <w:rPr>
          <w:del w:id="470" w:author="Shrikanth" w:date="2014-08-27T17:55:00Z"/>
        </w:rPr>
      </w:pPr>
      <w:del w:id="471" w:author="Shrikanth" w:date="2014-08-27T17:55:00Z">
        <w:r w:rsidDel="00CF4998">
          <w:delText>Karma execution</w:delText>
        </w:r>
      </w:del>
    </w:p>
    <w:p w14:paraId="6B1D7B29" w14:textId="1013AA9D" w:rsidR="008F20E7" w:rsidDel="00CF4998" w:rsidRDefault="008F20E7" w:rsidP="008F20E7">
      <w:pPr>
        <w:pStyle w:val="ListParagraph"/>
        <w:rPr>
          <w:del w:id="472" w:author="Shrikanth" w:date="2014-08-27T17:55:00Z"/>
        </w:rPr>
      </w:pPr>
      <w:del w:id="473" w:author="Shrikanth" w:date="2014-08-27T17:55:00Z">
        <w:r w:rsidDel="00CF4998">
          <w:delText xml:space="preserve">The </w:delText>
        </w:r>
      </w:del>
      <w:del w:id="474" w:author="Shrikanth" w:date="2014-08-10T14:20:00Z">
        <w:r w:rsidDel="00466633">
          <w:delText>k</w:delText>
        </w:r>
      </w:del>
      <w:del w:id="475" w:author="Shrikanth" w:date="2014-08-27T17:55:00Z">
        <w:r w:rsidDel="00CF4998">
          <w:delText>arma execution tasks are ones that are repeated for each datasets. They mainly include tasks like service invocation, joining data sets</w:delText>
        </w:r>
      </w:del>
      <w:ins w:id="476" w:author="Yao-Yi Chiang" w:date="2014-08-09T12:17:00Z">
        <w:del w:id="477" w:author="Shrikanth" w:date="2014-08-27T17:55:00Z">
          <w:r w:rsidR="002C656A" w:rsidDel="00CF4998">
            <w:delText>,</w:delText>
          </w:r>
        </w:del>
      </w:ins>
      <w:del w:id="478" w:author="Shrikanth" w:date="2014-08-27T17:55:00Z">
        <w:r w:rsidDel="00CF4998">
          <w:delText xml:space="preserve"> and publishing RDFs.</w:delText>
        </w:r>
      </w:del>
    </w:p>
    <w:p w14:paraId="08612736" w14:textId="5D8504E7" w:rsidR="008F20E7" w:rsidDel="00CF4998" w:rsidRDefault="008F20E7" w:rsidP="008F20E7">
      <w:pPr>
        <w:rPr>
          <w:del w:id="479" w:author="Shrikanth" w:date="2014-08-27T17:55:00Z"/>
        </w:rPr>
      </w:pPr>
    </w:p>
    <w:p w14:paraId="53A5CC5C" w14:textId="5319F0C7" w:rsidR="008F20E7" w:rsidDel="00CF4998" w:rsidRDefault="008F20E7" w:rsidP="008F20E7">
      <w:pPr>
        <w:rPr>
          <w:del w:id="480" w:author="Shrikanth" w:date="2014-08-27T17:55:00Z"/>
        </w:rPr>
      </w:pPr>
      <w:del w:id="481" w:author="Shrikanth" w:date="2014-08-27T17:55:00Z">
        <w:r w:rsidDel="00CF4998">
          <w:delText>We will discuss each part separately, starting with the setup process.</w:delText>
        </w:r>
      </w:del>
    </w:p>
    <w:p w14:paraId="0F16F011" w14:textId="2536DA7C" w:rsidR="008F20E7" w:rsidDel="00CF4998" w:rsidRDefault="008F20E7" w:rsidP="008F20E7">
      <w:pPr>
        <w:rPr>
          <w:del w:id="482" w:author="Shrikanth" w:date="2014-08-27T17:55:00Z"/>
        </w:rPr>
      </w:pPr>
    </w:p>
    <w:p w14:paraId="0A421698" w14:textId="446898DE" w:rsidR="008F20E7" w:rsidRPr="008F20E7" w:rsidDel="00CF4998" w:rsidRDefault="008F20E7" w:rsidP="008F20E7">
      <w:pPr>
        <w:rPr>
          <w:del w:id="483" w:author="Shrikanth" w:date="2014-08-27T17:55:00Z"/>
          <w:b/>
        </w:rPr>
      </w:pPr>
      <w:del w:id="484" w:author="Shrikanth" w:date="2014-08-27T17:55:00Z">
        <w:r w:rsidRPr="008F20E7" w:rsidDel="00CF4998">
          <w:rPr>
            <w:b/>
          </w:rPr>
          <w:delText>Karma Setup</w:delText>
        </w:r>
      </w:del>
    </w:p>
    <w:p w14:paraId="132D9C49" w14:textId="3A5FD4FE" w:rsidR="002F72B5" w:rsidDel="00CF4998" w:rsidRDefault="009A2DE7" w:rsidP="002F72B5">
      <w:pPr>
        <w:pStyle w:val="ListParagraph"/>
        <w:numPr>
          <w:ilvl w:val="0"/>
          <w:numId w:val="5"/>
        </w:numPr>
        <w:rPr>
          <w:del w:id="485" w:author="Shrikanth" w:date="2014-08-27T17:55:00Z"/>
        </w:rPr>
      </w:pPr>
      <w:del w:id="486" w:author="Shrikanth" w:date="2014-08-27T17:55:00Z">
        <w:r w:rsidDel="00CF4998">
          <w:delText xml:space="preserve">Create a sample csv </w:delText>
        </w:r>
      </w:del>
      <w:ins w:id="487" w:author="Yao-Yi Chiang" w:date="2014-08-10T08:35:00Z">
        <w:del w:id="488" w:author="Shrikanth" w:date="2014-08-27T17:55:00Z">
          <w:r w:rsidR="00D346FE" w:rsidDel="00CF4998">
            <w:delText xml:space="preserve">CSV </w:delText>
          </w:r>
        </w:del>
      </w:ins>
      <w:del w:id="489" w:author="Shrikanth" w:date="2014-08-27T17:55:00Z">
        <w:r w:rsidDel="00CF4998">
          <w:delText xml:space="preserve">file with columns </w:delText>
        </w:r>
        <w:r w:rsidR="002F72B5" w:rsidDel="00CF4998">
          <w:delText>–</w:delText>
        </w:r>
        <w:r w:rsidDel="00CF4998">
          <w:delText xml:space="preserve"> </w:delText>
        </w:r>
        <w:r w:rsidR="002F72B5" w:rsidDel="00CF4998">
          <w:delText xml:space="preserve">timestamp, speed, accuracy, magnitude, DFT_E1, DFT_E2, DFT_E3, mode. </w:delText>
        </w:r>
      </w:del>
    </w:p>
    <w:p w14:paraId="24698596" w14:textId="24E867D9" w:rsidR="008F20E7" w:rsidDel="00CF4998" w:rsidRDefault="009A2DE7" w:rsidP="002F72B5">
      <w:pPr>
        <w:pStyle w:val="ListParagraph"/>
        <w:numPr>
          <w:ilvl w:val="0"/>
          <w:numId w:val="5"/>
        </w:numPr>
        <w:rPr>
          <w:del w:id="490" w:author="Shrikanth" w:date="2014-08-27T17:55:00Z"/>
        </w:rPr>
      </w:pPr>
      <w:del w:id="491" w:author="Shrikanth" w:date="2014-08-27T17:55:00Z">
        <w:r w:rsidDel="00CF4998">
          <w:delText>Model</w:delText>
        </w:r>
        <w:r w:rsidR="002F72B5" w:rsidDel="00CF4998">
          <w:delText xml:space="preserve">ing </w:delText>
        </w:r>
        <w:r w:rsidDel="00CF4998">
          <w:delText xml:space="preserve">the </w:delText>
        </w:r>
        <w:r w:rsidR="002F72B5" w:rsidDel="00CF4998">
          <w:delText>getLabel service</w:delText>
        </w:r>
      </w:del>
    </w:p>
    <w:p w14:paraId="02720834" w14:textId="484711E0" w:rsidR="002F72B5" w:rsidDel="00CF4998" w:rsidRDefault="002F72B5" w:rsidP="002F72B5">
      <w:pPr>
        <w:pStyle w:val="ListParagraph"/>
        <w:numPr>
          <w:ilvl w:val="1"/>
          <w:numId w:val="5"/>
        </w:numPr>
        <w:rPr>
          <w:del w:id="492" w:author="Shrikanth" w:date="2014-08-27T17:55:00Z"/>
        </w:rPr>
      </w:pPr>
      <w:del w:id="493" w:author="Shrikanth" w:date="2014-08-27T17:55:00Z">
        <w:r w:rsidDel="00CF4998">
          <w:delText xml:space="preserve">Load the sample </w:delText>
        </w:r>
      </w:del>
      <w:ins w:id="494" w:author="Yao-Yi Chiang" w:date="2014-08-10T08:35:00Z">
        <w:del w:id="495" w:author="Shrikanth" w:date="2014-08-27T17:55:00Z">
          <w:r w:rsidR="00D346FE" w:rsidDel="00CF4998">
            <w:delText xml:space="preserve">CSV </w:delText>
          </w:r>
        </w:del>
      </w:ins>
      <w:del w:id="496" w:author="Shrikanth" w:date="2014-08-27T17:55:00Z">
        <w:r w:rsidDel="00CF4998">
          <w:delText>csv file in karma</w:delText>
        </w:r>
      </w:del>
    </w:p>
    <w:p w14:paraId="0F2F9BA5" w14:textId="446410B5" w:rsidR="002F72B5" w:rsidDel="00CF4998" w:rsidRDefault="002F72B5" w:rsidP="002F72B5">
      <w:pPr>
        <w:pStyle w:val="ListParagraph"/>
        <w:numPr>
          <w:ilvl w:val="1"/>
          <w:numId w:val="5"/>
        </w:numPr>
        <w:rPr>
          <w:del w:id="497" w:author="Shrikanth" w:date="2014-08-27T17:55:00Z"/>
        </w:rPr>
      </w:pPr>
      <w:del w:id="498" w:author="Shrikanth" w:date="2014-08-27T17:55:00Z">
        <w:r w:rsidDel="00CF4998">
          <w:rPr>
            <w:noProof/>
          </w:rPr>
          <w:drawing>
            <wp:anchor distT="0" distB="0" distL="114300" distR="114300" simplePos="0" relativeHeight="251671552" behindDoc="0" locked="0" layoutInCell="1" allowOverlap="1" wp14:anchorId="2CE1CCF6" wp14:editId="7AA826BD">
              <wp:simplePos x="0" y="0"/>
              <wp:positionH relativeFrom="column">
                <wp:posOffset>0</wp:posOffset>
              </wp:positionH>
              <wp:positionV relativeFrom="paragraph">
                <wp:posOffset>298450</wp:posOffset>
              </wp:positionV>
              <wp:extent cx="5486400" cy="3804285"/>
              <wp:effectExtent l="0" t="0" r="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804285"/>
                      </a:xfrm>
                      <a:prstGeom prst="rect">
                        <a:avLst/>
                      </a:prstGeom>
                      <a:noFill/>
                      <a:ln>
                        <a:noFill/>
                      </a:ln>
                    </pic:spPr>
                  </pic:pic>
                </a:graphicData>
              </a:graphic>
              <wp14:sizeRelH relativeFrom="page">
                <wp14:pctWidth>0</wp14:pctWidth>
              </wp14:sizeRelH>
              <wp14:sizeRelV relativeFrom="page">
                <wp14:pctHeight>0</wp14:pctHeight>
              </wp14:sizeRelV>
            </wp:anchor>
          </w:drawing>
        </w:r>
        <w:r w:rsidDel="00CF4998">
          <w:delText>Model each column for its semantic type.</w:delText>
        </w:r>
      </w:del>
    </w:p>
    <w:p w14:paraId="38073447" w14:textId="4DE1B6B6" w:rsidR="002F72B5" w:rsidDel="00CF4998" w:rsidRDefault="002F72B5" w:rsidP="002F72B5">
      <w:pPr>
        <w:rPr>
          <w:del w:id="499" w:author="Shrikanth" w:date="2014-08-27T17:55:00Z"/>
        </w:rPr>
      </w:pPr>
    </w:p>
    <w:p w14:paraId="6083B6C3" w14:textId="672B3E7B" w:rsidR="002F72B5" w:rsidDel="00CF4998" w:rsidRDefault="002F72B5" w:rsidP="002F72B5">
      <w:pPr>
        <w:pStyle w:val="ListParagraph"/>
        <w:ind w:left="1440"/>
        <w:rPr>
          <w:del w:id="500" w:author="Shrikanth" w:date="2014-08-27T17:55:00Z"/>
        </w:rPr>
      </w:pPr>
    </w:p>
    <w:p w14:paraId="7351639C" w14:textId="0108D0C6" w:rsidR="002F72B5" w:rsidDel="00CF4998" w:rsidRDefault="002F72B5" w:rsidP="002F72B5">
      <w:pPr>
        <w:pStyle w:val="ListParagraph"/>
        <w:numPr>
          <w:ilvl w:val="1"/>
          <w:numId w:val="5"/>
        </w:numPr>
        <w:rPr>
          <w:del w:id="501" w:author="Shrikanth" w:date="2014-08-27T17:55:00Z"/>
        </w:rPr>
      </w:pPr>
      <w:del w:id="502" w:author="Shrikanth" w:date="2014-08-27T17:55:00Z">
        <w:r w:rsidDel="00CF4998">
          <w:delText>Set the service properties and publish the model</w:delText>
        </w:r>
      </w:del>
    </w:p>
    <w:p w14:paraId="4A05B7B5" w14:textId="201565C4" w:rsidR="00723E18" w:rsidDel="00CF4998" w:rsidRDefault="008774F3" w:rsidP="00723E18">
      <w:pPr>
        <w:pStyle w:val="ListParagraph"/>
        <w:ind w:left="1440"/>
        <w:rPr>
          <w:del w:id="503" w:author="Shrikanth" w:date="2014-08-27T17:55:00Z"/>
        </w:rPr>
      </w:pPr>
      <w:del w:id="504" w:author="Shrikanth" w:date="2014-08-27T17:55:00Z">
        <w:r w:rsidDel="00CF4998">
          <w:rPr>
            <w:noProof/>
          </w:rPr>
          <w:drawing>
            <wp:anchor distT="0" distB="0" distL="114300" distR="114300" simplePos="0" relativeHeight="251672576" behindDoc="0" locked="0" layoutInCell="1" allowOverlap="1" wp14:anchorId="75D97FC3" wp14:editId="1CDD0A04">
              <wp:simplePos x="0" y="0"/>
              <wp:positionH relativeFrom="column">
                <wp:posOffset>914400</wp:posOffset>
              </wp:positionH>
              <wp:positionV relativeFrom="paragraph">
                <wp:posOffset>164465</wp:posOffset>
              </wp:positionV>
              <wp:extent cx="3657600" cy="216154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657600" cy="216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E18" w:rsidDel="00CF4998">
          <w:rPr>
            <w:noProof/>
          </w:rPr>
          <w:drawing>
            <wp:anchor distT="0" distB="0" distL="114300" distR="114300" simplePos="0" relativeHeight="251673600" behindDoc="0" locked="0" layoutInCell="1" allowOverlap="1" wp14:anchorId="73452D5F" wp14:editId="64AF3198">
              <wp:simplePos x="0" y="0"/>
              <wp:positionH relativeFrom="column">
                <wp:posOffset>114300</wp:posOffset>
              </wp:positionH>
              <wp:positionV relativeFrom="paragraph">
                <wp:posOffset>2614295</wp:posOffset>
              </wp:positionV>
              <wp:extent cx="5486400" cy="185928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85928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74039F5D" w14:textId="1352AF87" w:rsidR="00723E18" w:rsidDel="00CF4998" w:rsidRDefault="00723E18" w:rsidP="00723E18">
      <w:pPr>
        <w:pStyle w:val="ListParagraph"/>
        <w:numPr>
          <w:ilvl w:val="0"/>
          <w:numId w:val="5"/>
        </w:numPr>
        <w:rPr>
          <w:del w:id="505" w:author="Shrikanth" w:date="2014-08-27T17:55:00Z"/>
        </w:rPr>
      </w:pPr>
      <w:del w:id="506" w:author="Shrikanth" w:date="2014-08-27T17:55:00Z">
        <w:r w:rsidDel="00CF4998">
          <w:delText>Modeling the addDFT service</w:delText>
        </w:r>
      </w:del>
    </w:p>
    <w:p w14:paraId="37A728C4" w14:textId="66248710" w:rsidR="00723E18" w:rsidDel="00CF4998" w:rsidRDefault="00723E18" w:rsidP="00723E18">
      <w:pPr>
        <w:pStyle w:val="ListParagraph"/>
        <w:numPr>
          <w:ilvl w:val="1"/>
          <w:numId w:val="5"/>
        </w:numPr>
        <w:rPr>
          <w:del w:id="507" w:author="Shrikanth" w:date="2014-08-27T17:55:00Z"/>
        </w:rPr>
      </w:pPr>
      <w:del w:id="508" w:author="Shrikanth" w:date="2014-08-27T17:55:00Z">
        <w:r w:rsidDel="00CF4998">
          <w:delText>Load the sample CSV file</w:delText>
        </w:r>
      </w:del>
    </w:p>
    <w:p w14:paraId="2E921C5D" w14:textId="225E536C" w:rsidR="00723E18" w:rsidDel="00CF4998" w:rsidRDefault="00723E18" w:rsidP="00723E18">
      <w:pPr>
        <w:pStyle w:val="ListParagraph"/>
        <w:numPr>
          <w:ilvl w:val="1"/>
          <w:numId w:val="5"/>
        </w:numPr>
        <w:rPr>
          <w:del w:id="509" w:author="Shrikanth" w:date="2014-08-27T17:55:00Z"/>
        </w:rPr>
      </w:pPr>
      <w:del w:id="510" w:author="Shrikanth" w:date="2014-08-27T17:55:00Z">
        <w:r w:rsidDel="00CF4998">
          <w:delText>Model the required columns for its semantic types</w:delText>
        </w:r>
      </w:del>
    </w:p>
    <w:p w14:paraId="35065F2C" w14:textId="17B30B36" w:rsidR="00723E18" w:rsidDel="00CF4998" w:rsidRDefault="00723E18" w:rsidP="00723E18">
      <w:pPr>
        <w:pStyle w:val="ListParagraph"/>
        <w:numPr>
          <w:ilvl w:val="1"/>
          <w:numId w:val="5"/>
        </w:numPr>
        <w:rPr>
          <w:del w:id="511" w:author="Shrikanth" w:date="2014-08-27T17:55:00Z"/>
        </w:rPr>
      </w:pPr>
      <w:del w:id="512" w:author="Shrikanth" w:date="2014-08-27T17:55:00Z">
        <w:r w:rsidDel="00CF4998">
          <w:delText>Set the service properties</w:delText>
        </w:r>
      </w:del>
    </w:p>
    <w:p w14:paraId="0617A42D" w14:textId="4AC1DA34" w:rsidR="00723E18" w:rsidDel="00CF4998" w:rsidRDefault="00723E18" w:rsidP="00723E18">
      <w:pPr>
        <w:pStyle w:val="ListParagraph"/>
        <w:ind w:left="1440"/>
        <w:rPr>
          <w:del w:id="513" w:author="Shrikanth" w:date="2014-08-27T17:55:00Z"/>
        </w:rPr>
      </w:pPr>
    </w:p>
    <w:p w14:paraId="18F283F1" w14:textId="773AE035" w:rsidR="00723E18" w:rsidDel="00CF4998" w:rsidRDefault="00723E18" w:rsidP="00723E18">
      <w:pPr>
        <w:pStyle w:val="ListParagraph"/>
        <w:ind w:left="1440"/>
        <w:rPr>
          <w:del w:id="514" w:author="Shrikanth" w:date="2014-08-27T17:55:00Z"/>
        </w:rPr>
      </w:pPr>
      <w:del w:id="515" w:author="Shrikanth" w:date="2014-08-27T17:55:00Z">
        <w:r w:rsidDel="00CF4998">
          <w:rPr>
            <w:noProof/>
          </w:rPr>
          <w:drawing>
            <wp:inline distT="0" distB="0" distL="0" distR="0" wp14:anchorId="11C1857E" wp14:editId="2B0ABE40">
              <wp:extent cx="3703537" cy="2215243"/>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5460" cy="2216393"/>
                      </a:xfrm>
                      <a:prstGeom prst="rect">
                        <a:avLst/>
                      </a:prstGeom>
                      <a:noFill/>
                      <a:ln>
                        <a:noFill/>
                      </a:ln>
                    </pic:spPr>
                  </pic:pic>
                </a:graphicData>
              </a:graphic>
            </wp:inline>
          </w:drawing>
        </w:r>
      </w:del>
    </w:p>
    <w:p w14:paraId="46467B3C" w14:textId="28B849AA" w:rsidR="00723E18" w:rsidDel="00CF4998" w:rsidRDefault="00723E18" w:rsidP="00723E18">
      <w:pPr>
        <w:pStyle w:val="ListParagraph"/>
        <w:ind w:left="1440"/>
        <w:rPr>
          <w:del w:id="516" w:author="Shrikanth" w:date="2014-08-27T17:55:00Z"/>
        </w:rPr>
      </w:pPr>
    </w:p>
    <w:p w14:paraId="5A7ECD2B" w14:textId="40EED4B3" w:rsidR="00723E18" w:rsidDel="00CF4998" w:rsidRDefault="00723E18" w:rsidP="00723E18">
      <w:pPr>
        <w:pStyle w:val="ListParagraph"/>
        <w:numPr>
          <w:ilvl w:val="1"/>
          <w:numId w:val="5"/>
        </w:numPr>
        <w:rPr>
          <w:del w:id="517" w:author="Shrikanth" w:date="2014-08-27T17:55:00Z"/>
        </w:rPr>
      </w:pPr>
      <w:del w:id="518" w:author="Shrikanth" w:date="2014-08-27T17:55:00Z">
        <w:r w:rsidDel="00CF4998">
          <w:delText>Publish the model</w:delText>
        </w:r>
      </w:del>
    </w:p>
    <w:p w14:paraId="4011DD4A" w14:textId="581F0FB0" w:rsidR="00723E18" w:rsidDel="00CF4998" w:rsidRDefault="00723E18" w:rsidP="00723E18">
      <w:pPr>
        <w:pStyle w:val="ListParagraph"/>
        <w:ind w:left="1440"/>
        <w:rPr>
          <w:del w:id="519" w:author="Shrikanth" w:date="2014-08-27T17:55:00Z"/>
        </w:rPr>
      </w:pPr>
      <w:del w:id="520" w:author="Shrikanth" w:date="2014-08-27T17:55:00Z">
        <w:r w:rsidDel="00CF4998">
          <w:rPr>
            <w:noProof/>
          </w:rPr>
          <w:drawing>
            <wp:anchor distT="0" distB="0" distL="114300" distR="114300" simplePos="0" relativeHeight="251674624" behindDoc="0" locked="0" layoutInCell="1" allowOverlap="1" wp14:anchorId="37E8F190" wp14:editId="7B0DD82D">
              <wp:simplePos x="0" y="0"/>
              <wp:positionH relativeFrom="column">
                <wp:posOffset>800100</wp:posOffset>
              </wp:positionH>
              <wp:positionV relativeFrom="paragraph">
                <wp:posOffset>213995</wp:posOffset>
              </wp:positionV>
              <wp:extent cx="3886200" cy="2023110"/>
              <wp:effectExtent l="0" t="0" r="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202311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17C4F131" w14:textId="3AA9B40C" w:rsidR="00723E18" w:rsidDel="00CF4998" w:rsidRDefault="00723E18" w:rsidP="00723E18">
      <w:pPr>
        <w:pStyle w:val="ListParagraph"/>
        <w:ind w:left="1440"/>
        <w:rPr>
          <w:del w:id="521" w:author="Shrikanth" w:date="2014-08-27T17:55:00Z"/>
        </w:rPr>
      </w:pPr>
    </w:p>
    <w:p w14:paraId="6CFBED21" w14:textId="1B6CF36C" w:rsidR="00723E18" w:rsidDel="00CF4998" w:rsidRDefault="00723E18" w:rsidP="00723E18">
      <w:pPr>
        <w:pStyle w:val="ListParagraph"/>
        <w:ind w:left="1440"/>
        <w:rPr>
          <w:del w:id="522" w:author="Shrikanth" w:date="2014-08-27T17:55:00Z"/>
        </w:rPr>
      </w:pPr>
    </w:p>
    <w:p w14:paraId="5631658E" w14:textId="3DC33F84" w:rsidR="00723E18" w:rsidDel="00CF4998" w:rsidRDefault="00723E18" w:rsidP="00723E18">
      <w:pPr>
        <w:pStyle w:val="ListParagraph"/>
        <w:numPr>
          <w:ilvl w:val="0"/>
          <w:numId w:val="5"/>
        </w:numPr>
        <w:rPr>
          <w:del w:id="523" w:author="Shrikanth" w:date="2014-08-27T17:55:00Z"/>
        </w:rPr>
      </w:pPr>
      <w:del w:id="524" w:author="Shrikanth" w:date="2014-08-27T17:55:00Z">
        <w:r w:rsidDel="00CF4998">
          <w:delText>Modeling the SVM service</w:delText>
        </w:r>
      </w:del>
    </w:p>
    <w:p w14:paraId="5F45A09E" w14:textId="2C546729" w:rsidR="00723E18" w:rsidDel="00CF4998" w:rsidRDefault="00723E18" w:rsidP="00723E18">
      <w:pPr>
        <w:pStyle w:val="ListParagraph"/>
        <w:numPr>
          <w:ilvl w:val="1"/>
          <w:numId w:val="5"/>
        </w:numPr>
        <w:rPr>
          <w:del w:id="525" w:author="Shrikanth" w:date="2014-08-27T17:55:00Z"/>
        </w:rPr>
      </w:pPr>
      <w:del w:id="526" w:author="Shrikanth" w:date="2014-08-27T17:55:00Z">
        <w:r w:rsidDel="00CF4998">
          <w:delText xml:space="preserve">Load the sample </w:delText>
        </w:r>
      </w:del>
      <w:del w:id="527" w:author="Shrikanth" w:date="2014-08-10T14:21:00Z">
        <w:r w:rsidDel="00854CE5">
          <w:delText xml:space="preserve">csv </w:delText>
        </w:r>
      </w:del>
      <w:del w:id="528" w:author="Shrikanth" w:date="2014-08-27T17:55:00Z">
        <w:r w:rsidDel="00CF4998">
          <w:delText>file</w:delText>
        </w:r>
      </w:del>
    </w:p>
    <w:p w14:paraId="7C4311E2" w14:textId="7BEFA428" w:rsidR="00723E18" w:rsidDel="00CF4998" w:rsidRDefault="00723E18" w:rsidP="00723E18">
      <w:pPr>
        <w:pStyle w:val="ListParagraph"/>
        <w:numPr>
          <w:ilvl w:val="1"/>
          <w:numId w:val="5"/>
        </w:numPr>
        <w:rPr>
          <w:del w:id="529" w:author="Shrikanth" w:date="2014-08-27T17:55:00Z"/>
        </w:rPr>
      </w:pPr>
      <w:del w:id="530" w:author="Shrikanth" w:date="2014-08-27T17:55:00Z">
        <w:r w:rsidDel="00CF4998">
          <w:delText>Apply the mode for the getLabel service from the repository</w:delText>
        </w:r>
      </w:del>
    </w:p>
    <w:p w14:paraId="519F83C4" w14:textId="33799E6C" w:rsidR="00723E18" w:rsidDel="00CF4998" w:rsidRDefault="00723E18" w:rsidP="00723E18">
      <w:pPr>
        <w:pStyle w:val="ListParagraph"/>
        <w:ind w:left="1440"/>
        <w:rPr>
          <w:del w:id="531" w:author="Shrikanth" w:date="2014-08-27T17:55:00Z"/>
        </w:rPr>
      </w:pPr>
    </w:p>
    <w:p w14:paraId="54E706A2" w14:textId="5ACCF54C" w:rsidR="00723E18" w:rsidDel="00CF4998" w:rsidRDefault="00723E18" w:rsidP="00723E18">
      <w:pPr>
        <w:pStyle w:val="ListParagraph"/>
        <w:ind w:left="1440"/>
        <w:rPr>
          <w:del w:id="532" w:author="Shrikanth" w:date="2014-08-27T17:55:00Z"/>
        </w:rPr>
      </w:pPr>
      <w:del w:id="533" w:author="Shrikanth" w:date="2014-08-27T17:55:00Z">
        <w:r w:rsidDel="00CF4998">
          <w:rPr>
            <w:noProof/>
          </w:rPr>
          <w:drawing>
            <wp:inline distT="0" distB="0" distL="0" distR="0" wp14:anchorId="4A142369" wp14:editId="32A452E5">
              <wp:extent cx="3657600" cy="187124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821" cy="1871359"/>
                      </a:xfrm>
                      <a:prstGeom prst="rect">
                        <a:avLst/>
                      </a:prstGeom>
                      <a:noFill/>
                      <a:ln>
                        <a:noFill/>
                      </a:ln>
                    </pic:spPr>
                  </pic:pic>
                </a:graphicData>
              </a:graphic>
            </wp:inline>
          </w:drawing>
        </w:r>
      </w:del>
    </w:p>
    <w:p w14:paraId="6F8ED0A4" w14:textId="03EB42CC" w:rsidR="00723E18" w:rsidDel="00CF4998" w:rsidRDefault="00723E18" w:rsidP="00723E18">
      <w:pPr>
        <w:pStyle w:val="ListParagraph"/>
        <w:ind w:left="1440"/>
        <w:rPr>
          <w:del w:id="534" w:author="Shrikanth" w:date="2014-08-27T17:55:00Z"/>
        </w:rPr>
      </w:pPr>
    </w:p>
    <w:p w14:paraId="797BED71" w14:textId="3A9CCBEF" w:rsidR="00723E18" w:rsidDel="00CF4998" w:rsidRDefault="00723E18" w:rsidP="00723E18">
      <w:pPr>
        <w:pStyle w:val="ListParagraph"/>
        <w:numPr>
          <w:ilvl w:val="1"/>
          <w:numId w:val="5"/>
        </w:numPr>
        <w:rPr>
          <w:del w:id="535" w:author="Shrikanth" w:date="2014-08-27T17:55:00Z"/>
        </w:rPr>
      </w:pPr>
      <w:del w:id="536" w:author="Shrikanth" w:date="2014-08-27T17:55:00Z">
        <w:r w:rsidDel="00CF4998">
          <w:delText>Add the additional semantic type mapping for the mode column</w:delText>
        </w:r>
      </w:del>
    </w:p>
    <w:p w14:paraId="65A4FDCA" w14:textId="712FCEBF" w:rsidR="00896EBC" w:rsidDel="00CF4998" w:rsidRDefault="00547F05" w:rsidP="00896EBC">
      <w:pPr>
        <w:pStyle w:val="ListParagraph"/>
        <w:ind w:left="1440"/>
        <w:rPr>
          <w:del w:id="537" w:author="Shrikanth" w:date="2014-08-27T17:55:00Z"/>
        </w:rPr>
      </w:pPr>
      <w:del w:id="538" w:author="Shrikanth" w:date="2014-08-27T17:55:00Z">
        <w:r w:rsidDel="00CF4998">
          <w:rPr>
            <w:noProof/>
          </w:rPr>
          <w:drawing>
            <wp:anchor distT="0" distB="0" distL="114300" distR="114300" simplePos="0" relativeHeight="251676672" behindDoc="0" locked="0" layoutInCell="1" allowOverlap="1" wp14:anchorId="2C90B082" wp14:editId="0D0F8D27">
              <wp:simplePos x="0" y="0"/>
              <wp:positionH relativeFrom="column">
                <wp:posOffset>-327025</wp:posOffset>
              </wp:positionH>
              <wp:positionV relativeFrom="paragraph">
                <wp:posOffset>274320</wp:posOffset>
              </wp:positionV>
              <wp:extent cx="6810375" cy="18288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10375" cy="182880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7CD03415" w14:textId="521B65EE" w:rsidR="00896EBC" w:rsidDel="00CF4998" w:rsidRDefault="00896EBC" w:rsidP="005040E9">
      <w:pPr>
        <w:rPr>
          <w:del w:id="539" w:author="Shrikanth" w:date="2014-08-27T17:55:00Z"/>
        </w:rPr>
      </w:pPr>
    </w:p>
    <w:p w14:paraId="05A9229A" w14:textId="00222EB6" w:rsidR="00896EBC" w:rsidDel="00CF4998" w:rsidRDefault="00896EBC" w:rsidP="00896EBC">
      <w:pPr>
        <w:pStyle w:val="ListParagraph"/>
        <w:ind w:left="1440"/>
        <w:rPr>
          <w:del w:id="540" w:author="Shrikanth" w:date="2014-08-27T17:55:00Z"/>
        </w:rPr>
      </w:pPr>
    </w:p>
    <w:p w14:paraId="4D1B3CB5" w14:textId="3A66A807" w:rsidR="00723E18" w:rsidDel="00CF4998" w:rsidRDefault="00723E18" w:rsidP="00723E18">
      <w:pPr>
        <w:pStyle w:val="ListParagraph"/>
        <w:numPr>
          <w:ilvl w:val="1"/>
          <w:numId w:val="5"/>
        </w:numPr>
        <w:rPr>
          <w:del w:id="541" w:author="Shrikanth" w:date="2014-08-27T17:55:00Z"/>
        </w:rPr>
      </w:pPr>
      <w:del w:id="542" w:author="Shrikanth" w:date="2014-08-27T17:55:00Z">
        <w:r w:rsidDel="00CF4998">
          <w:delText>Set the service properties</w:delText>
        </w:r>
      </w:del>
    </w:p>
    <w:p w14:paraId="4A3F23AF" w14:textId="78B7EAA5" w:rsidR="00723E18" w:rsidDel="00CF4998" w:rsidRDefault="00723E18" w:rsidP="00723E18">
      <w:pPr>
        <w:pStyle w:val="ListParagraph"/>
        <w:ind w:left="1440"/>
        <w:rPr>
          <w:del w:id="543" w:author="Shrikanth" w:date="2014-08-27T17:55:00Z"/>
        </w:rPr>
      </w:pPr>
      <w:del w:id="544" w:author="Shrikanth" w:date="2014-08-27T17:55:00Z">
        <w:r w:rsidDel="00CF4998">
          <w:rPr>
            <w:noProof/>
          </w:rPr>
          <w:drawing>
            <wp:anchor distT="0" distB="0" distL="114300" distR="114300" simplePos="0" relativeHeight="251675648" behindDoc="0" locked="0" layoutInCell="1" allowOverlap="1" wp14:anchorId="102668B7" wp14:editId="49B69325">
              <wp:simplePos x="0" y="0"/>
              <wp:positionH relativeFrom="column">
                <wp:posOffset>799465</wp:posOffset>
              </wp:positionH>
              <wp:positionV relativeFrom="paragraph">
                <wp:posOffset>195580</wp:posOffset>
              </wp:positionV>
              <wp:extent cx="4080510" cy="2433320"/>
              <wp:effectExtent l="0" t="0" r="889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0510" cy="243332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75D13A46" w14:textId="42B1AC42" w:rsidR="00723E18" w:rsidDel="00CF4998" w:rsidRDefault="00723E18" w:rsidP="00723E18">
      <w:pPr>
        <w:pStyle w:val="ListParagraph"/>
        <w:ind w:left="1440"/>
        <w:rPr>
          <w:del w:id="545" w:author="Shrikanth" w:date="2014-08-27T17:55:00Z"/>
        </w:rPr>
      </w:pPr>
    </w:p>
    <w:p w14:paraId="531BF511" w14:textId="3196C5FA" w:rsidR="00723E18" w:rsidDel="00CF4998" w:rsidRDefault="005040E9" w:rsidP="00723E18">
      <w:pPr>
        <w:pStyle w:val="ListParagraph"/>
        <w:numPr>
          <w:ilvl w:val="1"/>
          <w:numId w:val="5"/>
        </w:numPr>
        <w:rPr>
          <w:del w:id="546" w:author="Shrikanth" w:date="2014-08-27T17:55:00Z"/>
        </w:rPr>
      </w:pPr>
      <w:del w:id="547" w:author="Shrikanth" w:date="2014-08-27T17:55:00Z">
        <w:r w:rsidDel="00CF4998">
          <w:rPr>
            <w:noProof/>
          </w:rPr>
          <w:drawing>
            <wp:anchor distT="0" distB="0" distL="114300" distR="114300" simplePos="0" relativeHeight="251677696" behindDoc="0" locked="0" layoutInCell="1" allowOverlap="1" wp14:anchorId="4EF5073C" wp14:editId="0418B66E">
              <wp:simplePos x="0" y="0"/>
              <wp:positionH relativeFrom="column">
                <wp:posOffset>-342900</wp:posOffset>
              </wp:positionH>
              <wp:positionV relativeFrom="paragraph">
                <wp:posOffset>321945</wp:posOffset>
              </wp:positionV>
              <wp:extent cx="6939915" cy="31007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39915"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723E18" w:rsidDel="00CF4998">
          <w:delText>Publish the model</w:delText>
        </w:r>
      </w:del>
    </w:p>
    <w:p w14:paraId="1A081268" w14:textId="0035CF3B" w:rsidR="005040E9" w:rsidDel="00CF4998" w:rsidRDefault="005040E9" w:rsidP="005040E9">
      <w:pPr>
        <w:rPr>
          <w:del w:id="548" w:author="Shrikanth" w:date="2014-08-27T17:55:00Z"/>
        </w:rPr>
      </w:pPr>
    </w:p>
    <w:p w14:paraId="31CEF269" w14:textId="2B5BC1E2" w:rsidR="009F518A" w:rsidDel="00CF4998" w:rsidRDefault="009F518A">
      <w:pPr>
        <w:rPr>
          <w:del w:id="549" w:author="Shrikanth" w:date="2014-08-27T17:55:00Z"/>
        </w:rPr>
      </w:pPr>
      <w:del w:id="550" w:author="Shrikanth" w:date="2014-08-27T17:55:00Z">
        <w:r w:rsidDel="00CF4998">
          <w:br w:type="page"/>
        </w:r>
      </w:del>
    </w:p>
    <w:p w14:paraId="10AD2637" w14:textId="7A29BE76" w:rsidR="005040E9" w:rsidDel="00CF4998" w:rsidRDefault="005040E9" w:rsidP="005040E9">
      <w:pPr>
        <w:pStyle w:val="ListParagraph"/>
        <w:ind w:left="1440"/>
        <w:rPr>
          <w:del w:id="551" w:author="Shrikanth" w:date="2014-08-27T17:55:00Z"/>
        </w:rPr>
      </w:pPr>
    </w:p>
    <w:p w14:paraId="23C292EB" w14:textId="7F557B37" w:rsidR="005040E9" w:rsidDel="00CF4998" w:rsidRDefault="009F518A" w:rsidP="005040E9">
      <w:pPr>
        <w:pStyle w:val="ListParagraph"/>
        <w:numPr>
          <w:ilvl w:val="0"/>
          <w:numId w:val="5"/>
        </w:numPr>
        <w:rPr>
          <w:del w:id="552" w:author="Shrikanth" w:date="2014-08-27T17:55:00Z"/>
        </w:rPr>
      </w:pPr>
      <w:del w:id="553" w:author="Shrikanth" w:date="2014-08-27T17:55:00Z">
        <w:r w:rsidDel="00CF4998">
          <w:delText>Modeling the AccelerometerSensor data set.</w:delText>
        </w:r>
      </w:del>
    </w:p>
    <w:p w14:paraId="58A093CA" w14:textId="63AA70B4" w:rsidR="009F518A" w:rsidDel="00CF4998" w:rsidRDefault="009F518A" w:rsidP="009F518A">
      <w:pPr>
        <w:pStyle w:val="ListParagraph"/>
        <w:numPr>
          <w:ilvl w:val="1"/>
          <w:numId w:val="5"/>
        </w:numPr>
        <w:rPr>
          <w:del w:id="554" w:author="Shrikanth" w:date="2014-08-27T17:55:00Z"/>
        </w:rPr>
      </w:pPr>
      <w:del w:id="555" w:author="Shrikanth" w:date="2014-08-27T17:55:00Z">
        <w:r w:rsidDel="00CF4998">
          <w:delText xml:space="preserve">Load the </w:delText>
        </w:r>
        <w:r w:rsidR="001C1341" w:rsidDel="00CF4998">
          <w:delText xml:space="preserve">AccelerometerSensor1.csv file and import only 5 </w:delText>
        </w:r>
      </w:del>
      <w:del w:id="556" w:author="Shrikanth" w:date="2014-08-10T14:22:00Z">
        <w:r w:rsidR="001C1341" w:rsidDel="003919B3">
          <w:delText xml:space="preserve">columns </w:delText>
        </w:r>
      </w:del>
      <w:del w:id="557" w:author="Shrikanth" w:date="2014-08-27T17:55:00Z">
        <w:r w:rsidR="001C1341" w:rsidDel="00CF4998">
          <w:delText>into the worksheet. We import a small set of data to speed up the process of modeling.</w:delText>
        </w:r>
      </w:del>
    </w:p>
    <w:p w14:paraId="6551B5D7" w14:textId="67294440" w:rsidR="001C1341" w:rsidDel="00CF4998" w:rsidRDefault="001C1341" w:rsidP="009F518A">
      <w:pPr>
        <w:pStyle w:val="ListParagraph"/>
        <w:numPr>
          <w:ilvl w:val="1"/>
          <w:numId w:val="5"/>
        </w:numPr>
        <w:rPr>
          <w:del w:id="558" w:author="Shrikanth" w:date="2014-08-27T17:55:00Z"/>
        </w:rPr>
      </w:pPr>
      <w:del w:id="559" w:author="Shrikanth" w:date="2014-08-27T17:55:00Z">
        <w:r w:rsidDel="00CF4998">
          <w:delText xml:space="preserve">Add the magnitude column by using a </w:delText>
        </w:r>
      </w:del>
      <w:ins w:id="560" w:author="Yao-Yi Chiang" w:date="2014-08-09T12:17:00Z">
        <w:del w:id="561" w:author="Shrikanth" w:date="2014-08-27T17:55:00Z">
          <w:r w:rsidR="002C656A" w:rsidDel="00CF4998">
            <w:delText>P</w:delText>
          </w:r>
        </w:del>
      </w:ins>
      <w:del w:id="562" w:author="Shrikanth" w:date="2014-08-27T17:55:00Z">
        <w:r w:rsidDel="00CF4998">
          <w:delText>python transform</w:delText>
        </w:r>
      </w:del>
    </w:p>
    <w:p w14:paraId="60D91346" w14:textId="7AAE887B" w:rsidR="001C1341" w:rsidDel="00CF4998" w:rsidRDefault="007256BE" w:rsidP="001C1341">
      <w:pPr>
        <w:pStyle w:val="ListParagraph"/>
        <w:ind w:left="1440"/>
        <w:rPr>
          <w:del w:id="563" w:author="Shrikanth" w:date="2014-08-27T17:55:00Z"/>
        </w:rPr>
      </w:pPr>
      <w:del w:id="564" w:author="Shrikanth" w:date="2014-08-27T17:55:00Z">
        <w:r w:rsidDel="00CF4998">
          <w:rPr>
            <w:noProof/>
          </w:rPr>
          <w:drawing>
            <wp:anchor distT="0" distB="0" distL="114300" distR="114300" simplePos="0" relativeHeight="251679744" behindDoc="0" locked="0" layoutInCell="1" allowOverlap="1" wp14:anchorId="7820353D" wp14:editId="073D6BA9">
              <wp:simplePos x="0" y="0"/>
              <wp:positionH relativeFrom="column">
                <wp:posOffset>517525</wp:posOffset>
              </wp:positionH>
              <wp:positionV relativeFrom="paragraph">
                <wp:posOffset>185420</wp:posOffset>
              </wp:positionV>
              <wp:extent cx="4790440" cy="3886200"/>
              <wp:effectExtent l="0" t="0" r="1016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790440" cy="388620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773075F" w14:textId="14B6C654" w:rsidR="00AE3881" w:rsidDel="00CF4998" w:rsidRDefault="00AE3881" w:rsidP="001C1341">
      <w:pPr>
        <w:pStyle w:val="ListParagraph"/>
        <w:ind w:left="1440"/>
        <w:rPr>
          <w:del w:id="565" w:author="Shrikanth" w:date="2014-08-27T17:55:00Z"/>
        </w:rPr>
      </w:pPr>
    </w:p>
    <w:p w14:paraId="630F27B4" w14:textId="42E350DE" w:rsidR="00AE3881" w:rsidDel="00CF4998" w:rsidRDefault="00AE3881" w:rsidP="001C1341">
      <w:pPr>
        <w:pStyle w:val="ListParagraph"/>
        <w:ind w:left="1440"/>
        <w:rPr>
          <w:del w:id="566" w:author="Shrikanth" w:date="2014-08-27T17:55:00Z"/>
        </w:rPr>
      </w:pPr>
    </w:p>
    <w:p w14:paraId="6D461369" w14:textId="0EB38593" w:rsidR="009F518A" w:rsidDel="00CF4998" w:rsidRDefault="009F518A" w:rsidP="009F518A">
      <w:pPr>
        <w:pStyle w:val="ListParagraph"/>
        <w:numPr>
          <w:ilvl w:val="1"/>
          <w:numId w:val="5"/>
        </w:numPr>
        <w:rPr>
          <w:del w:id="567" w:author="Shrikanth" w:date="2014-08-27T17:55:00Z"/>
        </w:rPr>
      </w:pPr>
      <w:del w:id="568" w:author="Shrikanth" w:date="2014-08-27T17:55:00Z">
        <w:r w:rsidDel="00CF4998">
          <w:delText xml:space="preserve">Add </w:delText>
        </w:r>
      </w:del>
      <w:ins w:id="569" w:author="Yao-Yi Chiang" w:date="2014-08-09T12:17:00Z">
        <w:del w:id="570" w:author="Shrikanth" w:date="2014-08-27T17:55:00Z">
          <w:r w:rsidR="002C656A" w:rsidDel="00CF4998">
            <w:delText>P</w:delText>
          </w:r>
        </w:del>
      </w:ins>
      <w:del w:id="571" w:author="Shrikanth" w:date="2014-08-27T17:55:00Z">
        <w:r w:rsidDel="00CF4998">
          <w:delText>python transform for generating uris for AcclerometerReading class</w:delText>
        </w:r>
      </w:del>
    </w:p>
    <w:p w14:paraId="542442C9" w14:textId="6F63F333" w:rsidR="009F518A" w:rsidDel="00CF4998" w:rsidRDefault="009F518A" w:rsidP="009F518A">
      <w:pPr>
        <w:pStyle w:val="ListParagraph"/>
        <w:rPr>
          <w:del w:id="572" w:author="Shrikanth" w:date="2014-08-27T17:55:00Z"/>
        </w:rPr>
      </w:pPr>
      <w:del w:id="573" w:author="Shrikanth" w:date="2014-08-27T17:55:00Z">
        <w:r w:rsidDel="00CF4998">
          <w:rPr>
            <w:noProof/>
          </w:rPr>
          <w:drawing>
            <wp:anchor distT="0" distB="0" distL="114300" distR="114300" simplePos="0" relativeHeight="251678720" behindDoc="0" locked="0" layoutInCell="1" allowOverlap="1" wp14:anchorId="7A8B83CE" wp14:editId="5D39505B">
              <wp:simplePos x="0" y="0"/>
              <wp:positionH relativeFrom="column">
                <wp:posOffset>914400</wp:posOffset>
              </wp:positionH>
              <wp:positionV relativeFrom="paragraph">
                <wp:posOffset>71120</wp:posOffset>
              </wp:positionV>
              <wp:extent cx="4000500" cy="3615055"/>
              <wp:effectExtent l="0" t="0" r="1270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00" cy="361505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0E22F197" w14:textId="6875D39A" w:rsidR="009F518A" w:rsidDel="00CF4998" w:rsidRDefault="009F518A" w:rsidP="009F518A">
      <w:pPr>
        <w:pStyle w:val="ListParagraph"/>
        <w:rPr>
          <w:del w:id="574" w:author="Shrikanth" w:date="2014-08-27T17:55:00Z"/>
        </w:rPr>
      </w:pPr>
    </w:p>
    <w:p w14:paraId="2EC4EF7C" w14:textId="0B43A054" w:rsidR="009F518A" w:rsidDel="00CF4998" w:rsidRDefault="009F518A" w:rsidP="009F518A">
      <w:pPr>
        <w:pStyle w:val="ListParagraph"/>
        <w:ind w:left="1440"/>
        <w:rPr>
          <w:del w:id="575" w:author="Shrikanth" w:date="2014-08-27T17:55:00Z"/>
        </w:rPr>
      </w:pPr>
    </w:p>
    <w:p w14:paraId="1159A1CA" w14:textId="644F6AC0" w:rsidR="001C1341" w:rsidDel="00CF4998" w:rsidRDefault="001C1341" w:rsidP="009F518A">
      <w:pPr>
        <w:pStyle w:val="ListParagraph"/>
        <w:numPr>
          <w:ilvl w:val="1"/>
          <w:numId w:val="5"/>
        </w:numPr>
        <w:rPr>
          <w:del w:id="576" w:author="Shrikanth" w:date="2014-08-27T17:55:00Z"/>
        </w:rPr>
      </w:pPr>
      <w:del w:id="577" w:author="Shrikanth" w:date="2014-08-27T17:55:00Z">
        <w:r w:rsidRPr="001C1341" w:rsidDel="00CF4998">
          <w:delText>Set semantic types for the required columns</w:delText>
        </w:r>
      </w:del>
    </w:p>
    <w:p w14:paraId="5D9FC4D9" w14:textId="55BF349F" w:rsidR="009F518A" w:rsidDel="00CF4998" w:rsidRDefault="009F518A" w:rsidP="009F518A">
      <w:pPr>
        <w:pStyle w:val="ListParagraph"/>
        <w:numPr>
          <w:ilvl w:val="1"/>
          <w:numId w:val="5"/>
        </w:numPr>
        <w:rPr>
          <w:del w:id="578" w:author="Shrikanth" w:date="2014-08-27T17:55:00Z"/>
        </w:rPr>
      </w:pPr>
      <w:del w:id="579" w:author="Shrikanth" w:date="2014-08-27T17:55:00Z">
        <w:r w:rsidDel="00CF4998">
          <w:delText>Publish the model</w:delText>
        </w:r>
      </w:del>
    </w:p>
    <w:p w14:paraId="1A45CE80" w14:textId="313877A9" w:rsidR="00AE3881" w:rsidDel="00CF4998" w:rsidRDefault="00AE3881" w:rsidP="00AE3881">
      <w:pPr>
        <w:pStyle w:val="ListParagraph"/>
        <w:ind w:left="1440"/>
        <w:rPr>
          <w:del w:id="580" w:author="Shrikanth" w:date="2014-08-27T17:55:00Z"/>
        </w:rPr>
      </w:pPr>
      <w:del w:id="581" w:author="Shrikanth" w:date="2014-08-27T17:55:00Z">
        <w:r w:rsidDel="00CF4998">
          <w:rPr>
            <w:noProof/>
          </w:rPr>
          <w:drawing>
            <wp:anchor distT="0" distB="0" distL="114300" distR="114300" simplePos="0" relativeHeight="251680768" behindDoc="0" locked="0" layoutInCell="1" allowOverlap="1" wp14:anchorId="101FA052" wp14:editId="288DCE82">
              <wp:simplePos x="0" y="0"/>
              <wp:positionH relativeFrom="column">
                <wp:posOffset>685800</wp:posOffset>
              </wp:positionH>
              <wp:positionV relativeFrom="paragraph">
                <wp:posOffset>335280</wp:posOffset>
              </wp:positionV>
              <wp:extent cx="4760595" cy="2080260"/>
              <wp:effectExtent l="0" t="0" r="0"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760595" cy="208026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030FCC5C" w14:textId="5E536F0D" w:rsidR="00AE3881" w:rsidDel="00CF4998" w:rsidRDefault="00AE3881" w:rsidP="00AE3881">
      <w:pPr>
        <w:pStyle w:val="ListParagraph"/>
        <w:ind w:left="1440"/>
        <w:rPr>
          <w:del w:id="582" w:author="Shrikanth" w:date="2014-08-27T17:55:00Z"/>
        </w:rPr>
      </w:pPr>
    </w:p>
    <w:p w14:paraId="28024E8A" w14:textId="41D82BB3" w:rsidR="00AE3881" w:rsidDel="00CF4998" w:rsidRDefault="00AE3881">
      <w:pPr>
        <w:rPr>
          <w:del w:id="583" w:author="Shrikanth" w:date="2014-08-27T17:55:00Z"/>
        </w:rPr>
      </w:pPr>
      <w:del w:id="584" w:author="Shrikanth" w:date="2014-08-27T17:55:00Z">
        <w:r w:rsidDel="00CF4998">
          <w:br w:type="page"/>
        </w:r>
      </w:del>
    </w:p>
    <w:p w14:paraId="04C89DF8" w14:textId="1D115409" w:rsidR="00AE3881" w:rsidDel="00CF4998" w:rsidRDefault="00AE3881" w:rsidP="00AE3881">
      <w:pPr>
        <w:pStyle w:val="ListParagraph"/>
        <w:ind w:left="1440"/>
        <w:rPr>
          <w:del w:id="585" w:author="Shrikanth" w:date="2014-08-27T17:55:00Z"/>
        </w:rPr>
      </w:pPr>
    </w:p>
    <w:p w14:paraId="0BADDCF5" w14:textId="3CD1A739" w:rsidR="00AE3881" w:rsidDel="00CF4998" w:rsidRDefault="00AE3881" w:rsidP="00AE3881">
      <w:pPr>
        <w:pStyle w:val="ListParagraph"/>
        <w:numPr>
          <w:ilvl w:val="0"/>
          <w:numId w:val="5"/>
        </w:numPr>
        <w:rPr>
          <w:del w:id="586" w:author="Shrikanth" w:date="2014-08-27T17:55:00Z"/>
        </w:rPr>
      </w:pPr>
      <w:del w:id="587" w:author="Shrikanth" w:date="2014-08-27T17:55:00Z">
        <w:r w:rsidDel="00CF4998">
          <w:delText>Modeling the AccelerometerData with DFT coefficient</w:delText>
        </w:r>
      </w:del>
    </w:p>
    <w:p w14:paraId="0AC0305A" w14:textId="3C84B655" w:rsidR="00AE3881" w:rsidDel="00CF4998" w:rsidRDefault="00AE3881" w:rsidP="00AE3881">
      <w:pPr>
        <w:pStyle w:val="ListParagraph"/>
        <w:numPr>
          <w:ilvl w:val="1"/>
          <w:numId w:val="5"/>
        </w:numPr>
        <w:rPr>
          <w:del w:id="588" w:author="Shrikanth" w:date="2014-08-27T17:55:00Z"/>
        </w:rPr>
      </w:pPr>
      <w:del w:id="589" w:author="Shrikanth" w:date="2014-08-27T17:55:00Z">
        <w:r w:rsidDel="00CF4998">
          <w:delText xml:space="preserve">Load the sample csv </w:delText>
        </w:r>
      </w:del>
      <w:ins w:id="590" w:author="Yao-Yi Chiang" w:date="2014-08-10T09:58:00Z">
        <w:del w:id="591" w:author="Shrikanth" w:date="2014-08-27T17:55:00Z">
          <w:r w:rsidR="00E422D1" w:rsidDel="00CF4998">
            <w:delText xml:space="preserve">CSV </w:delText>
          </w:r>
        </w:del>
      </w:ins>
      <w:del w:id="592" w:author="Shrikanth" w:date="2014-08-27T17:55:00Z">
        <w:r w:rsidDel="00CF4998">
          <w:delText>file</w:delText>
        </w:r>
      </w:del>
    </w:p>
    <w:p w14:paraId="15E2DCCE" w14:textId="4A53A1C3" w:rsidR="00AE3881" w:rsidDel="00CF4998" w:rsidRDefault="00AE3881" w:rsidP="00AE3881">
      <w:pPr>
        <w:pStyle w:val="ListParagraph"/>
        <w:numPr>
          <w:ilvl w:val="1"/>
          <w:numId w:val="5"/>
        </w:numPr>
        <w:rPr>
          <w:del w:id="593" w:author="Shrikanth" w:date="2014-08-27T17:55:00Z"/>
        </w:rPr>
      </w:pPr>
      <w:del w:id="594" w:author="Shrikanth" w:date="2014-08-27T17:55:00Z">
        <w:r w:rsidDel="00CF4998">
          <w:delText>Create Uris using python transform</w:delText>
        </w:r>
      </w:del>
    </w:p>
    <w:p w14:paraId="3F0E62AF" w14:textId="003C3FE6" w:rsidR="00AE3881" w:rsidDel="00CF4998" w:rsidRDefault="00AE3881" w:rsidP="00AE3881">
      <w:pPr>
        <w:pStyle w:val="ListParagraph"/>
        <w:numPr>
          <w:ilvl w:val="1"/>
          <w:numId w:val="5"/>
        </w:numPr>
        <w:rPr>
          <w:del w:id="595" w:author="Shrikanth" w:date="2014-08-27T17:55:00Z"/>
        </w:rPr>
      </w:pPr>
      <w:del w:id="596" w:author="Shrikanth" w:date="2014-08-27T17:55:00Z">
        <w:r w:rsidDel="00CF4998">
          <w:delText>S</w:delText>
        </w:r>
        <w:r w:rsidRPr="001C1341" w:rsidDel="00CF4998">
          <w:delText>et semantic types for the required columns</w:delText>
        </w:r>
      </w:del>
    </w:p>
    <w:p w14:paraId="5DEE3EE9" w14:textId="226C08A3" w:rsidR="00AE3881" w:rsidDel="00CF4998" w:rsidRDefault="00AE3881" w:rsidP="00AE3881">
      <w:pPr>
        <w:pStyle w:val="ListParagraph"/>
        <w:numPr>
          <w:ilvl w:val="1"/>
          <w:numId w:val="5"/>
        </w:numPr>
        <w:rPr>
          <w:del w:id="597" w:author="Shrikanth" w:date="2014-08-27T17:55:00Z"/>
        </w:rPr>
      </w:pPr>
      <w:del w:id="598" w:author="Shrikanth" w:date="2014-08-27T17:55:00Z">
        <w:r w:rsidDel="00CF4998">
          <w:delText>Publish the model</w:delText>
        </w:r>
      </w:del>
    </w:p>
    <w:p w14:paraId="6CC30188" w14:textId="3F31BF6A" w:rsidR="00BB36F0" w:rsidDel="00CF4998" w:rsidRDefault="00BB36F0" w:rsidP="00BB36F0">
      <w:pPr>
        <w:pStyle w:val="ListParagraph"/>
        <w:ind w:left="1440"/>
        <w:rPr>
          <w:del w:id="599" w:author="Shrikanth" w:date="2014-08-27T17:55:00Z"/>
        </w:rPr>
      </w:pPr>
      <w:del w:id="600" w:author="Shrikanth" w:date="2014-08-27T17:55:00Z">
        <w:r w:rsidDel="00CF4998">
          <w:rPr>
            <w:noProof/>
          </w:rPr>
          <w:drawing>
            <wp:anchor distT="0" distB="0" distL="114300" distR="114300" simplePos="0" relativeHeight="251681792" behindDoc="0" locked="0" layoutInCell="1" allowOverlap="1" wp14:anchorId="56EAFD64" wp14:editId="1AEFA4F7">
              <wp:simplePos x="0" y="0"/>
              <wp:positionH relativeFrom="column">
                <wp:posOffset>-114935</wp:posOffset>
              </wp:positionH>
              <wp:positionV relativeFrom="paragraph">
                <wp:posOffset>71120</wp:posOffset>
              </wp:positionV>
              <wp:extent cx="6440170" cy="1842135"/>
              <wp:effectExtent l="0" t="0" r="11430" b="1206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440170" cy="184213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3A5E163E" w14:textId="72891A53" w:rsidR="00AE3881" w:rsidDel="00CF4998" w:rsidRDefault="00AE3881" w:rsidP="00AE3881">
      <w:pPr>
        <w:pStyle w:val="ListParagraph"/>
        <w:ind w:left="1440"/>
        <w:rPr>
          <w:del w:id="601" w:author="Shrikanth" w:date="2014-08-27T17:55:00Z"/>
        </w:rPr>
      </w:pPr>
    </w:p>
    <w:p w14:paraId="6552F3C1" w14:textId="439C2827" w:rsidR="00AE3881" w:rsidDel="00CF4998" w:rsidRDefault="00344CBA" w:rsidP="00AE3881">
      <w:pPr>
        <w:pStyle w:val="ListParagraph"/>
        <w:numPr>
          <w:ilvl w:val="0"/>
          <w:numId w:val="5"/>
        </w:numPr>
        <w:rPr>
          <w:del w:id="602" w:author="Shrikanth" w:date="2014-08-27T17:55:00Z"/>
        </w:rPr>
      </w:pPr>
      <w:del w:id="603" w:author="Shrikanth" w:date="2014-08-27T17:55:00Z">
        <w:r w:rsidDel="00CF4998">
          <w:delText>Modeling the LocationProbe.csv file</w:delText>
        </w:r>
      </w:del>
    </w:p>
    <w:p w14:paraId="4B518B4B" w14:textId="6FB1C186" w:rsidR="00344CBA" w:rsidDel="00CF4998" w:rsidRDefault="00344CBA" w:rsidP="00344CBA">
      <w:pPr>
        <w:pStyle w:val="ListParagraph"/>
        <w:numPr>
          <w:ilvl w:val="1"/>
          <w:numId w:val="5"/>
        </w:numPr>
        <w:rPr>
          <w:del w:id="604" w:author="Shrikanth" w:date="2014-08-27T17:55:00Z"/>
        </w:rPr>
      </w:pPr>
      <w:del w:id="605" w:author="Shrikanth" w:date="2014-08-27T17:55:00Z">
        <w:r w:rsidDel="00CF4998">
          <w:delText>Load the LocationProbe.csv file and import only 1 row.</w:delText>
        </w:r>
      </w:del>
    </w:p>
    <w:p w14:paraId="2D4153AD" w14:textId="115A23E0" w:rsidR="00344CBA" w:rsidDel="00CF4998" w:rsidRDefault="00344CBA" w:rsidP="00344CBA">
      <w:pPr>
        <w:pStyle w:val="ListParagraph"/>
        <w:numPr>
          <w:ilvl w:val="1"/>
          <w:numId w:val="5"/>
        </w:numPr>
        <w:rPr>
          <w:del w:id="606" w:author="Shrikanth" w:date="2014-08-27T17:55:00Z"/>
        </w:rPr>
      </w:pPr>
      <w:del w:id="607" w:author="Shrikanth" w:date="2014-08-27T17:55:00Z">
        <w:r w:rsidDel="00CF4998">
          <w:delText>Generate uris using python transform for MotionSensor and AccelerometerReading classes.</w:delText>
        </w:r>
      </w:del>
    </w:p>
    <w:p w14:paraId="133E4BE4" w14:textId="4A1EF4F5" w:rsidR="00344CBA" w:rsidDel="00CF4998" w:rsidRDefault="00344CBA" w:rsidP="00344CBA">
      <w:pPr>
        <w:pStyle w:val="ListParagraph"/>
        <w:numPr>
          <w:ilvl w:val="1"/>
          <w:numId w:val="5"/>
        </w:numPr>
        <w:rPr>
          <w:del w:id="608" w:author="Shrikanth" w:date="2014-08-27T17:55:00Z"/>
        </w:rPr>
      </w:pPr>
      <w:del w:id="609" w:author="Shrikanth" w:date="2014-08-27T17:55:00Z">
        <w:r w:rsidDel="00CF4998">
          <w:delText>Set the sematic types for the required columns</w:delText>
        </w:r>
      </w:del>
    </w:p>
    <w:p w14:paraId="3AC76984" w14:textId="70702F18" w:rsidR="00344CBA" w:rsidDel="00CF4998" w:rsidRDefault="00344CBA" w:rsidP="00344CBA">
      <w:pPr>
        <w:pStyle w:val="ListParagraph"/>
        <w:numPr>
          <w:ilvl w:val="1"/>
          <w:numId w:val="5"/>
        </w:numPr>
        <w:rPr>
          <w:del w:id="610" w:author="Shrikanth" w:date="2014-08-27T17:55:00Z"/>
        </w:rPr>
      </w:pPr>
      <w:del w:id="611" w:author="Shrikanth" w:date="2014-08-27T17:55:00Z">
        <w:r w:rsidDel="00CF4998">
          <w:rPr>
            <w:noProof/>
          </w:rPr>
          <w:drawing>
            <wp:anchor distT="0" distB="0" distL="114300" distR="114300" simplePos="0" relativeHeight="251682816" behindDoc="0" locked="0" layoutInCell="1" allowOverlap="1" wp14:anchorId="0E50FBD7" wp14:editId="15F6DC21">
              <wp:simplePos x="0" y="0"/>
              <wp:positionH relativeFrom="column">
                <wp:posOffset>-114935</wp:posOffset>
              </wp:positionH>
              <wp:positionV relativeFrom="paragraph">
                <wp:posOffset>336550</wp:posOffset>
              </wp:positionV>
              <wp:extent cx="5831205" cy="1943100"/>
              <wp:effectExtent l="0" t="0" r="10795" b="1270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1205"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Del="00CF4998">
          <w:delText>Publish the model</w:delText>
        </w:r>
      </w:del>
    </w:p>
    <w:p w14:paraId="547BD063" w14:textId="1ACBA435" w:rsidR="00344CBA" w:rsidDel="00CF4998" w:rsidRDefault="00344CBA" w:rsidP="00344CBA">
      <w:pPr>
        <w:pStyle w:val="ListParagraph"/>
        <w:ind w:left="1440"/>
        <w:rPr>
          <w:del w:id="612" w:author="Shrikanth" w:date="2014-08-27T17:55:00Z"/>
        </w:rPr>
      </w:pPr>
    </w:p>
    <w:p w14:paraId="2CF63730" w14:textId="11673BBB" w:rsidR="00344CBA" w:rsidDel="00CF4998" w:rsidRDefault="00344CBA" w:rsidP="00344CBA">
      <w:pPr>
        <w:pStyle w:val="ListParagraph"/>
        <w:ind w:left="1440"/>
        <w:rPr>
          <w:del w:id="613" w:author="Shrikanth" w:date="2014-08-27T17:55:00Z"/>
        </w:rPr>
      </w:pPr>
    </w:p>
    <w:p w14:paraId="0F27C765" w14:textId="406B2A6F" w:rsidR="00344CBA" w:rsidDel="00CF4998" w:rsidRDefault="00344CBA" w:rsidP="00D94741">
      <w:pPr>
        <w:pStyle w:val="ListParagraph"/>
        <w:rPr>
          <w:del w:id="614" w:author="Shrikanth" w:date="2014-08-27T17:55:00Z"/>
        </w:rPr>
      </w:pPr>
    </w:p>
    <w:p w14:paraId="350F083E" w14:textId="6A47B253" w:rsidR="00A33B89" w:rsidDel="00CF4998" w:rsidRDefault="00A33B89">
      <w:pPr>
        <w:rPr>
          <w:del w:id="615" w:author="Shrikanth" w:date="2014-08-27T17:55:00Z"/>
        </w:rPr>
      </w:pPr>
      <w:del w:id="616" w:author="Shrikanth" w:date="2014-08-27T17:55:00Z">
        <w:r w:rsidDel="00CF4998">
          <w:br w:type="page"/>
        </w:r>
      </w:del>
    </w:p>
    <w:p w14:paraId="7286FC3C" w14:textId="636E8320" w:rsidR="00A33B89" w:rsidRPr="00A33B89" w:rsidDel="00CF4998" w:rsidRDefault="00A33B89" w:rsidP="00A33B89">
      <w:pPr>
        <w:pStyle w:val="ListParagraph"/>
        <w:ind w:left="0"/>
        <w:rPr>
          <w:del w:id="617" w:author="Shrikanth" w:date="2014-08-27T17:55:00Z"/>
          <w:b/>
        </w:rPr>
      </w:pPr>
      <w:del w:id="618" w:author="Shrikanth" w:date="2014-08-27T17:55:00Z">
        <w:r w:rsidDel="00CF4998">
          <w:rPr>
            <w:b/>
          </w:rPr>
          <w:delText xml:space="preserve">Karma Execution </w:delText>
        </w:r>
      </w:del>
    </w:p>
    <w:p w14:paraId="7CD18450" w14:textId="2CDC8EAC" w:rsidR="002F72B5" w:rsidDel="00CF4998" w:rsidRDefault="00A33B89" w:rsidP="00A33B89">
      <w:pPr>
        <w:pStyle w:val="ListParagraph"/>
        <w:numPr>
          <w:ilvl w:val="0"/>
          <w:numId w:val="6"/>
        </w:numPr>
        <w:rPr>
          <w:del w:id="619" w:author="Shrikanth" w:date="2014-08-27T17:55:00Z"/>
        </w:rPr>
      </w:pPr>
      <w:del w:id="620" w:author="Shrikanth" w:date="2014-08-27T17:55:00Z">
        <w:r w:rsidDel="00CF4998">
          <w:delText>Load the LocationProbe.csv file and import all rows by setting 0 in the rows text field</w:delText>
        </w:r>
      </w:del>
    </w:p>
    <w:p w14:paraId="43D78015" w14:textId="245A21F2" w:rsidR="00A33B89" w:rsidDel="00CF4998" w:rsidRDefault="00A33B89" w:rsidP="00A33B89">
      <w:pPr>
        <w:pStyle w:val="ListParagraph"/>
        <w:numPr>
          <w:ilvl w:val="0"/>
          <w:numId w:val="6"/>
        </w:numPr>
        <w:rPr>
          <w:del w:id="621" w:author="Shrikanth" w:date="2014-08-27T17:55:00Z"/>
        </w:rPr>
      </w:pPr>
      <w:del w:id="622" w:author="Shrikanth" w:date="2014-08-27T17:55:00Z">
        <w:r w:rsidDel="00CF4998">
          <w:delText>Apply the model “LocationProbe” form the repository</w:delText>
        </w:r>
      </w:del>
    </w:p>
    <w:p w14:paraId="1EE9B481" w14:textId="76E0F8C7" w:rsidR="00A33B89" w:rsidDel="00CF4998" w:rsidRDefault="00A33B89" w:rsidP="00A33B89">
      <w:pPr>
        <w:pStyle w:val="ListParagraph"/>
        <w:rPr>
          <w:del w:id="623" w:author="Shrikanth" w:date="2014-08-27T17:55:00Z"/>
        </w:rPr>
      </w:pPr>
      <w:del w:id="624" w:author="Shrikanth" w:date="2014-08-27T17:55:00Z">
        <w:r w:rsidDel="00CF4998">
          <w:rPr>
            <w:noProof/>
          </w:rPr>
          <w:drawing>
            <wp:anchor distT="0" distB="0" distL="114300" distR="114300" simplePos="0" relativeHeight="251683840" behindDoc="0" locked="0" layoutInCell="1" allowOverlap="1" wp14:anchorId="433884EE" wp14:editId="2282D95E">
              <wp:simplePos x="0" y="0"/>
              <wp:positionH relativeFrom="column">
                <wp:posOffset>-228600</wp:posOffset>
              </wp:positionH>
              <wp:positionV relativeFrom="paragraph">
                <wp:posOffset>199390</wp:posOffset>
              </wp:positionV>
              <wp:extent cx="6803390" cy="3201035"/>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803390" cy="320103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5F82D1E" w14:textId="2FB4EC12" w:rsidR="00A33B89" w:rsidDel="00CF4998" w:rsidRDefault="00A33B89" w:rsidP="00A33B89">
      <w:pPr>
        <w:pStyle w:val="ListParagraph"/>
        <w:rPr>
          <w:del w:id="625" w:author="Shrikanth" w:date="2014-08-27T17:55:00Z"/>
        </w:rPr>
      </w:pPr>
    </w:p>
    <w:p w14:paraId="06BE84C5" w14:textId="4AD13918" w:rsidR="00A33B89" w:rsidDel="00CF4998" w:rsidRDefault="00A33B89" w:rsidP="00A33B89">
      <w:pPr>
        <w:pStyle w:val="ListParagraph"/>
        <w:rPr>
          <w:del w:id="626" w:author="Shrikanth" w:date="2014-08-27T17:55:00Z"/>
        </w:rPr>
      </w:pPr>
    </w:p>
    <w:p w14:paraId="12B828C6" w14:textId="57881D4B" w:rsidR="00A33B89" w:rsidDel="00CF4998" w:rsidRDefault="00A33B89" w:rsidP="00A33B89">
      <w:pPr>
        <w:pStyle w:val="ListParagraph"/>
        <w:numPr>
          <w:ilvl w:val="0"/>
          <w:numId w:val="6"/>
        </w:numPr>
        <w:rPr>
          <w:del w:id="627" w:author="Shrikanth" w:date="2014-08-27T17:55:00Z"/>
        </w:rPr>
      </w:pPr>
      <w:del w:id="628" w:author="Shrikanth" w:date="2014-08-27T17:55:00Z">
        <w:r w:rsidDel="00CF4998">
          <w:delText>Publish the RDF</w:delText>
        </w:r>
      </w:del>
    </w:p>
    <w:p w14:paraId="740D6874" w14:textId="1BD89C57" w:rsidR="00A33B89" w:rsidDel="00CF4998" w:rsidRDefault="00A33B89" w:rsidP="00A33B89">
      <w:pPr>
        <w:pStyle w:val="ListParagraph"/>
        <w:rPr>
          <w:del w:id="629" w:author="Shrikanth" w:date="2014-08-27T17:55:00Z"/>
        </w:rPr>
      </w:pPr>
    </w:p>
    <w:p w14:paraId="115DA1FB" w14:textId="75C3CD9C" w:rsidR="00A33B89" w:rsidDel="00CF4998" w:rsidRDefault="00A33B89" w:rsidP="00A33B89">
      <w:pPr>
        <w:pStyle w:val="ListParagraph"/>
        <w:rPr>
          <w:del w:id="630" w:author="Shrikanth" w:date="2014-08-27T17:55:00Z"/>
        </w:rPr>
      </w:pPr>
      <w:del w:id="631" w:author="Shrikanth" w:date="2014-08-27T17:55:00Z">
        <w:r w:rsidDel="00CF4998">
          <w:rPr>
            <w:noProof/>
          </w:rPr>
          <w:drawing>
            <wp:inline distT="0" distB="0" distL="0" distR="0" wp14:anchorId="21C4BC67" wp14:editId="011EE264">
              <wp:extent cx="3903869" cy="2639786"/>
              <wp:effectExtent l="0" t="0" r="825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4101" cy="2639943"/>
                      </a:xfrm>
                      <a:prstGeom prst="rect">
                        <a:avLst/>
                      </a:prstGeom>
                      <a:noFill/>
                      <a:ln>
                        <a:noFill/>
                      </a:ln>
                    </pic:spPr>
                  </pic:pic>
                </a:graphicData>
              </a:graphic>
            </wp:inline>
          </w:drawing>
        </w:r>
      </w:del>
    </w:p>
    <w:p w14:paraId="416D18CF" w14:textId="73B3E1E4" w:rsidR="00A33B89" w:rsidDel="00CF4998" w:rsidRDefault="00A33B89" w:rsidP="00A33B89">
      <w:pPr>
        <w:pStyle w:val="ListParagraph"/>
        <w:rPr>
          <w:del w:id="632" w:author="Shrikanth" w:date="2014-08-27T17:55:00Z"/>
        </w:rPr>
      </w:pPr>
    </w:p>
    <w:p w14:paraId="6CE04D96" w14:textId="56EDCA5C" w:rsidR="00A33B89" w:rsidDel="00CF4998" w:rsidRDefault="00A33B89" w:rsidP="00A33B89">
      <w:pPr>
        <w:pStyle w:val="ListParagraph"/>
        <w:numPr>
          <w:ilvl w:val="0"/>
          <w:numId w:val="6"/>
        </w:numPr>
        <w:rPr>
          <w:del w:id="633" w:author="Shrikanth" w:date="2014-08-27T17:55:00Z"/>
        </w:rPr>
      </w:pPr>
      <w:del w:id="634" w:author="Shrikanth" w:date="2014-08-27T17:55:00Z">
        <w:r w:rsidDel="00CF4998">
          <w:delText>Load the AccelerometerSensor1.csv file</w:delText>
        </w:r>
      </w:del>
    </w:p>
    <w:p w14:paraId="341A7419" w14:textId="7B78FFDD" w:rsidR="00A33B89" w:rsidDel="00CF4998" w:rsidRDefault="00A33B89">
      <w:pPr>
        <w:rPr>
          <w:del w:id="635" w:author="Shrikanth" w:date="2014-08-27T17:55:00Z"/>
        </w:rPr>
      </w:pPr>
      <w:del w:id="636" w:author="Shrikanth" w:date="2014-08-27T17:55:00Z">
        <w:r w:rsidDel="00CF4998">
          <w:br w:type="page"/>
        </w:r>
      </w:del>
    </w:p>
    <w:p w14:paraId="64139130" w14:textId="6BFCB652" w:rsidR="00A33B89" w:rsidDel="00CF4998" w:rsidRDefault="00A33B89" w:rsidP="00A33B89">
      <w:pPr>
        <w:pStyle w:val="ListParagraph"/>
        <w:rPr>
          <w:del w:id="637" w:author="Shrikanth" w:date="2014-08-27T17:55:00Z"/>
        </w:rPr>
      </w:pPr>
    </w:p>
    <w:p w14:paraId="18DFBB4F" w14:textId="586EDF20" w:rsidR="00A33B89" w:rsidDel="00CF4998" w:rsidRDefault="00A33B89" w:rsidP="00A33B89">
      <w:pPr>
        <w:pStyle w:val="ListParagraph"/>
        <w:numPr>
          <w:ilvl w:val="0"/>
          <w:numId w:val="6"/>
        </w:numPr>
        <w:rPr>
          <w:del w:id="638" w:author="Shrikanth" w:date="2014-08-27T17:55:00Z"/>
        </w:rPr>
      </w:pPr>
      <w:del w:id="639" w:author="Shrikanth" w:date="2014-08-27T17:55:00Z">
        <w:r w:rsidDel="00CF4998">
          <w:rPr>
            <w:noProof/>
          </w:rPr>
          <w:drawing>
            <wp:anchor distT="0" distB="0" distL="114300" distR="114300" simplePos="0" relativeHeight="251684864" behindDoc="0" locked="0" layoutInCell="1" allowOverlap="1" wp14:anchorId="5DB5CB9B" wp14:editId="48F223F9">
              <wp:simplePos x="0" y="0"/>
              <wp:positionH relativeFrom="column">
                <wp:posOffset>114300</wp:posOffset>
              </wp:positionH>
              <wp:positionV relativeFrom="paragraph">
                <wp:posOffset>357505</wp:posOffset>
              </wp:positionV>
              <wp:extent cx="5486400" cy="2127250"/>
              <wp:effectExtent l="0" t="0" r="0" b="635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27250"/>
                      </a:xfrm>
                      <a:prstGeom prst="rect">
                        <a:avLst/>
                      </a:prstGeom>
                      <a:noFill/>
                      <a:ln>
                        <a:noFill/>
                      </a:ln>
                    </pic:spPr>
                  </pic:pic>
                </a:graphicData>
              </a:graphic>
              <wp14:sizeRelH relativeFrom="page">
                <wp14:pctWidth>0</wp14:pctWidth>
              </wp14:sizeRelH>
              <wp14:sizeRelV relativeFrom="page">
                <wp14:pctHeight>0</wp14:pctHeight>
              </wp14:sizeRelV>
            </wp:anchor>
          </w:drawing>
        </w:r>
        <w:r w:rsidDel="00CF4998">
          <w:delText xml:space="preserve">Apply the model “AccelerometerSensorModel” from the repository </w:delText>
        </w:r>
      </w:del>
    </w:p>
    <w:p w14:paraId="5DB2C64D" w14:textId="3072B07C" w:rsidR="00A33B89" w:rsidDel="00CF4998" w:rsidRDefault="00A33B89" w:rsidP="00A33B89">
      <w:pPr>
        <w:rPr>
          <w:del w:id="640" w:author="Shrikanth" w:date="2014-08-27T17:55:00Z"/>
        </w:rPr>
      </w:pPr>
    </w:p>
    <w:p w14:paraId="66080B9F" w14:textId="3AE94111" w:rsidR="00A33B89" w:rsidDel="00CF4998" w:rsidRDefault="00A33B89" w:rsidP="00A33B89">
      <w:pPr>
        <w:pStyle w:val="ListParagraph"/>
        <w:rPr>
          <w:del w:id="641" w:author="Shrikanth" w:date="2014-08-27T17:55:00Z"/>
        </w:rPr>
      </w:pPr>
    </w:p>
    <w:p w14:paraId="626604CE" w14:textId="2171EF9C" w:rsidR="00A33B89" w:rsidDel="00CF4998" w:rsidRDefault="00A33B89" w:rsidP="00A33B89">
      <w:pPr>
        <w:pStyle w:val="ListParagraph"/>
        <w:numPr>
          <w:ilvl w:val="0"/>
          <w:numId w:val="6"/>
        </w:numPr>
        <w:rPr>
          <w:del w:id="642" w:author="Shrikanth" w:date="2014-08-27T17:55:00Z"/>
        </w:rPr>
      </w:pPr>
      <w:del w:id="643" w:author="Shrikanth" w:date="2014-08-27T17:55:00Z">
        <w:r w:rsidDel="00CF4998">
          <w:delText>Publish the RDF</w:delText>
        </w:r>
      </w:del>
    </w:p>
    <w:p w14:paraId="09EC3FE4" w14:textId="0751BD56" w:rsidR="00A33B89" w:rsidDel="00CF4998" w:rsidRDefault="00A33B89" w:rsidP="00A33B89">
      <w:pPr>
        <w:pStyle w:val="ListParagraph"/>
        <w:numPr>
          <w:ilvl w:val="0"/>
          <w:numId w:val="6"/>
        </w:numPr>
        <w:rPr>
          <w:del w:id="644" w:author="Shrikanth" w:date="2014-08-27T17:55:00Z"/>
        </w:rPr>
      </w:pPr>
      <w:del w:id="645" w:author="Shrikanth" w:date="2014-08-27T17:55:00Z">
        <w:r w:rsidDel="00CF4998">
          <w:delText>Invoke the addDFT service</w:delText>
        </w:r>
      </w:del>
    </w:p>
    <w:p w14:paraId="294F79C3" w14:textId="5B657C64" w:rsidR="00A33B89" w:rsidDel="00CF4998" w:rsidRDefault="00A33B89" w:rsidP="00A33B89">
      <w:pPr>
        <w:pStyle w:val="ListParagraph"/>
        <w:rPr>
          <w:del w:id="646" w:author="Shrikanth" w:date="2014-08-27T17:55:00Z"/>
        </w:rPr>
      </w:pPr>
      <w:del w:id="647" w:author="Shrikanth" w:date="2014-08-27T17:55:00Z">
        <w:r w:rsidDel="00CF4998">
          <w:rPr>
            <w:noProof/>
          </w:rPr>
          <w:drawing>
            <wp:anchor distT="0" distB="0" distL="114300" distR="114300" simplePos="0" relativeHeight="251685888" behindDoc="0" locked="0" layoutInCell="1" allowOverlap="1" wp14:anchorId="68FF09A0" wp14:editId="130DA12D">
              <wp:simplePos x="0" y="0"/>
              <wp:positionH relativeFrom="column">
                <wp:posOffset>457200</wp:posOffset>
              </wp:positionH>
              <wp:positionV relativeFrom="paragraph">
                <wp:posOffset>159385</wp:posOffset>
              </wp:positionV>
              <wp:extent cx="5486400" cy="25971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59715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11CAA420" w14:textId="5F61FEF0" w:rsidR="00A33B89" w:rsidDel="00CF4998" w:rsidRDefault="00A33B89" w:rsidP="00A33B89">
      <w:pPr>
        <w:rPr>
          <w:del w:id="648" w:author="Shrikanth" w:date="2014-08-27T17:55:00Z"/>
        </w:rPr>
      </w:pPr>
      <w:del w:id="649" w:author="Shrikanth" w:date="2014-08-27T17:55:00Z">
        <w:r w:rsidDel="00CF4998">
          <w:br w:type="page"/>
        </w:r>
      </w:del>
    </w:p>
    <w:p w14:paraId="06A4D4F0" w14:textId="7C5CB5A6" w:rsidR="00A33B89" w:rsidDel="00CF4998" w:rsidRDefault="000756F7" w:rsidP="00A33B89">
      <w:pPr>
        <w:pStyle w:val="ListParagraph"/>
        <w:numPr>
          <w:ilvl w:val="0"/>
          <w:numId w:val="6"/>
        </w:numPr>
        <w:rPr>
          <w:del w:id="650" w:author="Shrikanth" w:date="2014-08-27T17:55:00Z"/>
        </w:rPr>
      </w:pPr>
      <w:del w:id="651" w:author="Shrikanth" w:date="2014-08-27T17:55:00Z">
        <w:r w:rsidDel="00CF4998">
          <w:rPr>
            <w:noProof/>
          </w:rPr>
          <w:drawing>
            <wp:anchor distT="0" distB="0" distL="114300" distR="114300" simplePos="0" relativeHeight="251687936" behindDoc="0" locked="0" layoutInCell="1" allowOverlap="1" wp14:anchorId="1D9FFEBB" wp14:editId="69177DDC">
              <wp:simplePos x="0" y="0"/>
              <wp:positionH relativeFrom="column">
                <wp:posOffset>-342900</wp:posOffset>
              </wp:positionH>
              <wp:positionV relativeFrom="paragraph">
                <wp:posOffset>342900</wp:posOffset>
              </wp:positionV>
              <wp:extent cx="6827520" cy="2171700"/>
              <wp:effectExtent l="0" t="0" r="5080" b="1270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2752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B89" w:rsidDel="00CF4998">
          <w:delText>Karma lists the services that could be invoked from the given model</w:delText>
        </w:r>
      </w:del>
    </w:p>
    <w:p w14:paraId="0CECEF47" w14:textId="0BB18C4E" w:rsidR="00A33B89" w:rsidDel="00CF4998" w:rsidRDefault="00A33B89" w:rsidP="004F3089">
      <w:pPr>
        <w:pStyle w:val="ListParagraph"/>
        <w:rPr>
          <w:del w:id="652" w:author="Shrikanth" w:date="2014-08-27T17:55:00Z"/>
        </w:rPr>
      </w:pPr>
    </w:p>
    <w:p w14:paraId="08EE48DC" w14:textId="4AB046E3" w:rsidR="00A33B89" w:rsidDel="00CF4998" w:rsidRDefault="004F3089" w:rsidP="00A33B89">
      <w:pPr>
        <w:pStyle w:val="ListParagraph"/>
        <w:numPr>
          <w:ilvl w:val="0"/>
          <w:numId w:val="6"/>
        </w:numPr>
        <w:rPr>
          <w:del w:id="653" w:author="Shrikanth" w:date="2014-08-27T17:55:00Z"/>
        </w:rPr>
      </w:pPr>
      <w:del w:id="654" w:author="Shrikanth" w:date="2014-08-27T17:55:00Z">
        <w:r w:rsidDel="00CF4998">
          <w:delText>The output of the DFT service is loaded into a new worksheet</w:delText>
        </w:r>
      </w:del>
    </w:p>
    <w:p w14:paraId="651B9F6A" w14:textId="71C66267" w:rsidR="004F3089" w:rsidDel="00CF4998" w:rsidRDefault="004F3089" w:rsidP="004F3089">
      <w:pPr>
        <w:rPr>
          <w:del w:id="655" w:author="Shrikanth" w:date="2014-08-27T17:55:00Z"/>
        </w:rPr>
      </w:pPr>
      <w:del w:id="656" w:author="Shrikanth" w:date="2014-08-27T17:55:00Z">
        <w:r w:rsidDel="00CF4998">
          <w:rPr>
            <w:noProof/>
          </w:rPr>
          <w:drawing>
            <wp:anchor distT="0" distB="0" distL="114300" distR="114300" simplePos="0" relativeHeight="251688960" behindDoc="0" locked="0" layoutInCell="1" allowOverlap="1" wp14:anchorId="28AD140A" wp14:editId="36BEB769">
              <wp:simplePos x="0" y="0"/>
              <wp:positionH relativeFrom="column">
                <wp:posOffset>114300</wp:posOffset>
              </wp:positionH>
              <wp:positionV relativeFrom="paragraph">
                <wp:posOffset>180975</wp:posOffset>
              </wp:positionV>
              <wp:extent cx="5486400" cy="2049145"/>
              <wp:effectExtent l="0" t="0" r="0" b="825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04914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3F8825B6" w14:textId="62B9FBD5" w:rsidR="004F3089" w:rsidDel="00CF4998" w:rsidRDefault="004F3089" w:rsidP="004F3089">
      <w:pPr>
        <w:pStyle w:val="ListParagraph"/>
        <w:rPr>
          <w:del w:id="657" w:author="Shrikanth" w:date="2014-08-27T17:55:00Z"/>
        </w:rPr>
      </w:pPr>
    </w:p>
    <w:p w14:paraId="5545E7D0" w14:textId="13FF024F" w:rsidR="004F3089" w:rsidDel="00CF4998" w:rsidRDefault="004F3089" w:rsidP="004F3089">
      <w:pPr>
        <w:rPr>
          <w:del w:id="658" w:author="Shrikanth" w:date="2014-08-27T17:55:00Z"/>
        </w:rPr>
      </w:pPr>
    </w:p>
    <w:p w14:paraId="2D15A400" w14:textId="390841B4" w:rsidR="004F3089" w:rsidDel="00CF4998" w:rsidRDefault="004F3089" w:rsidP="00A33B89">
      <w:pPr>
        <w:pStyle w:val="ListParagraph"/>
        <w:numPr>
          <w:ilvl w:val="0"/>
          <w:numId w:val="6"/>
        </w:numPr>
        <w:rPr>
          <w:del w:id="659" w:author="Shrikanth" w:date="2014-08-27T17:55:00Z"/>
        </w:rPr>
      </w:pPr>
      <w:del w:id="660" w:author="Shrikanth" w:date="2014-08-27T17:55:00Z">
        <w:r w:rsidDel="00CF4998">
          <w:delText>Apply the “Acce_with_dft” model on the new worksheet</w:delText>
        </w:r>
      </w:del>
    </w:p>
    <w:p w14:paraId="6FB75925" w14:textId="3F26A6D0" w:rsidR="004F3089" w:rsidDel="00CF4998" w:rsidRDefault="004F3089" w:rsidP="004F3089">
      <w:pPr>
        <w:pStyle w:val="ListParagraph"/>
        <w:rPr>
          <w:del w:id="661" w:author="Shrikanth" w:date="2014-08-27T17:55:00Z"/>
        </w:rPr>
      </w:pPr>
      <w:del w:id="662" w:author="Shrikanth" w:date="2014-08-27T17:55:00Z">
        <w:r w:rsidDel="00CF4998">
          <w:rPr>
            <w:noProof/>
          </w:rPr>
          <w:drawing>
            <wp:anchor distT="0" distB="0" distL="114300" distR="114300" simplePos="0" relativeHeight="251689984" behindDoc="0" locked="0" layoutInCell="1" allowOverlap="1" wp14:anchorId="009D339E" wp14:editId="4F6BCAA8">
              <wp:simplePos x="0" y="0"/>
              <wp:positionH relativeFrom="column">
                <wp:posOffset>114300</wp:posOffset>
              </wp:positionH>
              <wp:positionV relativeFrom="paragraph">
                <wp:posOffset>182880</wp:posOffset>
              </wp:positionV>
              <wp:extent cx="5486400" cy="229362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29362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048E4518" w14:textId="48DA61CA" w:rsidR="004F3089" w:rsidDel="00CF4998" w:rsidRDefault="004F3089" w:rsidP="004F3089">
      <w:pPr>
        <w:pStyle w:val="ListParagraph"/>
        <w:rPr>
          <w:del w:id="663" w:author="Shrikanth" w:date="2014-08-27T17:55:00Z"/>
        </w:rPr>
      </w:pPr>
    </w:p>
    <w:p w14:paraId="67E3C944" w14:textId="7CE64F41" w:rsidR="004F3089" w:rsidDel="00CF4998" w:rsidRDefault="004F3089" w:rsidP="004F3089">
      <w:pPr>
        <w:pStyle w:val="ListParagraph"/>
        <w:rPr>
          <w:del w:id="664" w:author="Shrikanth" w:date="2014-08-27T17:55:00Z"/>
        </w:rPr>
      </w:pPr>
    </w:p>
    <w:p w14:paraId="563FFC1A" w14:textId="5EBA7B9E" w:rsidR="004F3089" w:rsidDel="00CF4998" w:rsidRDefault="004F3089" w:rsidP="00A33B89">
      <w:pPr>
        <w:pStyle w:val="ListParagraph"/>
        <w:numPr>
          <w:ilvl w:val="0"/>
          <w:numId w:val="6"/>
        </w:numPr>
        <w:rPr>
          <w:del w:id="665" w:author="Shrikanth" w:date="2014-08-27T17:55:00Z"/>
        </w:rPr>
      </w:pPr>
      <w:del w:id="666" w:author="Shrikanth" w:date="2014-08-27T17:55:00Z">
        <w:r w:rsidDel="00CF4998">
          <w:delText>Publish the RDF for this worksheet in a new graph named “acce_with_dft_1”</w:delText>
        </w:r>
      </w:del>
    </w:p>
    <w:p w14:paraId="20FD9AB7" w14:textId="33253D82" w:rsidR="004F3089" w:rsidDel="00CF4998" w:rsidRDefault="004F3089" w:rsidP="00A33B89">
      <w:pPr>
        <w:pStyle w:val="ListParagraph"/>
        <w:numPr>
          <w:ilvl w:val="0"/>
          <w:numId w:val="6"/>
        </w:numPr>
        <w:rPr>
          <w:del w:id="667" w:author="Shrikanth" w:date="2014-08-27T17:55:00Z"/>
        </w:rPr>
      </w:pPr>
      <w:del w:id="668" w:author="Shrikanth" w:date="2014-08-27T17:55:00Z">
        <w:r w:rsidDel="00CF4998">
          <w:delText xml:space="preserve"> Select “Augment Data” option to perform the join between MotionSensor data and the AccelerometerData</w:delText>
        </w:r>
      </w:del>
    </w:p>
    <w:p w14:paraId="0E88A0E2" w14:textId="36B5674A" w:rsidR="004F3089" w:rsidDel="00CF4998" w:rsidRDefault="004F3089" w:rsidP="004F3089">
      <w:pPr>
        <w:pStyle w:val="ListParagraph"/>
        <w:rPr>
          <w:del w:id="669" w:author="Shrikanth" w:date="2014-08-27T17:55:00Z"/>
        </w:rPr>
      </w:pPr>
    </w:p>
    <w:p w14:paraId="0E663082" w14:textId="38785676" w:rsidR="004F3089" w:rsidDel="00CF4998" w:rsidRDefault="004F3089" w:rsidP="004F3089">
      <w:pPr>
        <w:pStyle w:val="ListParagraph"/>
        <w:rPr>
          <w:del w:id="670" w:author="Shrikanth" w:date="2014-08-27T17:55:00Z"/>
        </w:rPr>
      </w:pPr>
      <w:del w:id="671" w:author="Shrikanth" w:date="2014-08-27T17:55:00Z">
        <w:r w:rsidDel="00CF4998">
          <w:rPr>
            <w:noProof/>
          </w:rPr>
          <w:drawing>
            <wp:inline distT="0" distB="0" distL="0" distR="0" wp14:anchorId="0C1D8C3C" wp14:editId="53080871">
              <wp:extent cx="5486400" cy="22454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245403"/>
                      </a:xfrm>
                      <a:prstGeom prst="rect">
                        <a:avLst/>
                      </a:prstGeom>
                      <a:noFill/>
                      <a:ln>
                        <a:noFill/>
                      </a:ln>
                    </pic:spPr>
                  </pic:pic>
                </a:graphicData>
              </a:graphic>
            </wp:inline>
          </w:drawing>
        </w:r>
      </w:del>
    </w:p>
    <w:p w14:paraId="2A90C1C3" w14:textId="7B99BC4A" w:rsidR="004F3089" w:rsidDel="00CF4998" w:rsidRDefault="004F3089" w:rsidP="004F3089">
      <w:pPr>
        <w:pStyle w:val="ListParagraph"/>
        <w:rPr>
          <w:del w:id="672" w:author="Shrikanth" w:date="2014-08-27T17:55:00Z"/>
        </w:rPr>
      </w:pPr>
    </w:p>
    <w:p w14:paraId="462747E6" w14:textId="5314B342" w:rsidR="004F3089" w:rsidDel="00CF4998" w:rsidRDefault="000756F7" w:rsidP="00A33B89">
      <w:pPr>
        <w:pStyle w:val="ListParagraph"/>
        <w:numPr>
          <w:ilvl w:val="0"/>
          <w:numId w:val="6"/>
        </w:numPr>
        <w:rPr>
          <w:del w:id="673" w:author="Shrikanth" w:date="2014-08-27T17:55:00Z"/>
        </w:rPr>
      </w:pPr>
      <w:del w:id="674" w:author="Shrikanth" w:date="2014-08-27T17:55:00Z">
        <w:r w:rsidDel="00CF4998">
          <w:rPr>
            <w:noProof/>
          </w:rPr>
          <w:drawing>
            <wp:anchor distT="0" distB="0" distL="114300" distR="114300" simplePos="0" relativeHeight="251691008" behindDoc="0" locked="0" layoutInCell="1" allowOverlap="1" wp14:anchorId="62C142FE" wp14:editId="572ECE71">
              <wp:simplePos x="0" y="0"/>
              <wp:positionH relativeFrom="column">
                <wp:posOffset>-316230</wp:posOffset>
              </wp:positionH>
              <wp:positionV relativeFrom="paragraph">
                <wp:posOffset>356870</wp:posOffset>
              </wp:positionV>
              <wp:extent cx="6717030" cy="254698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1703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sidR="004F3089" w:rsidDel="00CF4998">
          <w:delText>Karma will list the properties that were matched</w:delText>
        </w:r>
      </w:del>
    </w:p>
    <w:p w14:paraId="68CE8BF5" w14:textId="5C2DD8D2" w:rsidR="004F3089" w:rsidDel="00CF4998" w:rsidRDefault="004F3089" w:rsidP="004F3089">
      <w:pPr>
        <w:pStyle w:val="ListParagraph"/>
        <w:rPr>
          <w:del w:id="675" w:author="Shrikanth" w:date="2014-08-27T17:55:00Z"/>
        </w:rPr>
      </w:pPr>
    </w:p>
    <w:p w14:paraId="5284FFCE" w14:textId="65E3D511" w:rsidR="004F3089" w:rsidDel="00CF4998" w:rsidRDefault="004F3089" w:rsidP="004F3089">
      <w:pPr>
        <w:pStyle w:val="ListParagraph"/>
        <w:rPr>
          <w:del w:id="676" w:author="Shrikanth" w:date="2014-08-27T17:55:00Z"/>
        </w:rPr>
      </w:pPr>
    </w:p>
    <w:p w14:paraId="337960D8" w14:textId="7071D2C7" w:rsidR="004F3089" w:rsidDel="00CF4998" w:rsidRDefault="004F3089" w:rsidP="004F3089">
      <w:pPr>
        <w:pStyle w:val="ListParagraph"/>
        <w:rPr>
          <w:del w:id="677" w:author="Shrikanth" w:date="2014-08-27T17:55:00Z"/>
        </w:rPr>
      </w:pPr>
    </w:p>
    <w:p w14:paraId="1AA73F37" w14:textId="5042B3EC" w:rsidR="004F3089" w:rsidDel="00CF4998" w:rsidRDefault="004F3089" w:rsidP="00A33B89">
      <w:pPr>
        <w:pStyle w:val="ListParagraph"/>
        <w:numPr>
          <w:ilvl w:val="0"/>
          <w:numId w:val="6"/>
        </w:numPr>
        <w:rPr>
          <w:del w:id="678" w:author="Shrikanth" w:date="2014-08-27T17:55:00Z"/>
        </w:rPr>
      </w:pPr>
      <w:del w:id="679" w:author="Shrikanth" w:date="2014-08-27T17:55:00Z">
        <w:r w:rsidDel="00CF4998">
          <w:delText>Select the “hasMoment” property. The AccelerometerReading class has this object property that maps it to the MotionSensor class, which has data properties like “accuracy” and “speed”</w:delText>
        </w:r>
      </w:del>
    </w:p>
    <w:p w14:paraId="0DF79A13" w14:textId="29FD4E63" w:rsidR="004F3089" w:rsidDel="00CF4998" w:rsidRDefault="004F3089">
      <w:pPr>
        <w:rPr>
          <w:del w:id="680" w:author="Shrikanth" w:date="2014-08-27T17:55:00Z"/>
        </w:rPr>
      </w:pPr>
      <w:del w:id="681" w:author="Shrikanth" w:date="2014-08-27T17:55:00Z">
        <w:r w:rsidDel="00CF4998">
          <w:br w:type="page"/>
        </w:r>
      </w:del>
    </w:p>
    <w:p w14:paraId="669AD851" w14:textId="75B4E3C9" w:rsidR="004F3089" w:rsidDel="00CF4998" w:rsidRDefault="004F3089" w:rsidP="004F3089">
      <w:pPr>
        <w:pStyle w:val="ListParagraph"/>
        <w:rPr>
          <w:del w:id="682" w:author="Shrikanth" w:date="2014-08-27T17:55:00Z"/>
        </w:rPr>
      </w:pPr>
    </w:p>
    <w:p w14:paraId="54D20EDE" w14:textId="37937C39" w:rsidR="004F3089" w:rsidDel="00CF4998" w:rsidRDefault="004F3089" w:rsidP="00A33B89">
      <w:pPr>
        <w:pStyle w:val="ListParagraph"/>
        <w:numPr>
          <w:ilvl w:val="0"/>
          <w:numId w:val="6"/>
        </w:numPr>
        <w:rPr>
          <w:del w:id="683" w:author="Shrikanth" w:date="2014-08-27T17:55:00Z"/>
        </w:rPr>
      </w:pPr>
      <w:del w:id="684" w:author="Shrikanth" w:date="2014-08-27T17:55:00Z">
        <w:r w:rsidDel="00CF4998">
          <w:delText>Once the data is augmented, a new column for MotionSensor url with the semantic types are added to the worksheet</w:delText>
        </w:r>
      </w:del>
    </w:p>
    <w:p w14:paraId="16D5EBAC" w14:textId="26B30C92" w:rsidR="004F3089" w:rsidDel="00CF4998" w:rsidRDefault="004F3089" w:rsidP="004F3089">
      <w:pPr>
        <w:pStyle w:val="ListParagraph"/>
        <w:rPr>
          <w:del w:id="685" w:author="Shrikanth" w:date="2014-08-27T17:55:00Z"/>
        </w:rPr>
      </w:pPr>
      <w:del w:id="686" w:author="Shrikanth" w:date="2014-08-27T17:55:00Z">
        <w:r w:rsidDel="00CF4998">
          <w:rPr>
            <w:noProof/>
          </w:rPr>
          <w:drawing>
            <wp:anchor distT="0" distB="0" distL="114300" distR="114300" simplePos="0" relativeHeight="251692032" behindDoc="0" locked="0" layoutInCell="1" allowOverlap="1" wp14:anchorId="5D6985E6" wp14:editId="31CCD42A">
              <wp:simplePos x="0" y="0"/>
              <wp:positionH relativeFrom="column">
                <wp:posOffset>-342900</wp:posOffset>
              </wp:positionH>
              <wp:positionV relativeFrom="paragraph">
                <wp:posOffset>181610</wp:posOffset>
              </wp:positionV>
              <wp:extent cx="7080885" cy="2711450"/>
              <wp:effectExtent l="0" t="0" r="5715" b="635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80885" cy="271145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7BEF177" w14:textId="3DF5FC5B" w:rsidR="004F3089" w:rsidDel="00CF4998" w:rsidRDefault="004F3089" w:rsidP="004F3089">
      <w:pPr>
        <w:pStyle w:val="ListParagraph"/>
        <w:rPr>
          <w:del w:id="687" w:author="Shrikanth" w:date="2014-08-27T17:55:00Z"/>
        </w:rPr>
      </w:pPr>
    </w:p>
    <w:p w14:paraId="6E94B60F" w14:textId="20DEF532" w:rsidR="004F3089" w:rsidDel="00CF4998" w:rsidRDefault="004F3089" w:rsidP="004F3089">
      <w:pPr>
        <w:pStyle w:val="ListParagraph"/>
        <w:rPr>
          <w:del w:id="688" w:author="Shrikanth" w:date="2014-08-27T17:55:00Z"/>
        </w:rPr>
      </w:pPr>
    </w:p>
    <w:p w14:paraId="1E91FDF9" w14:textId="25C78E38" w:rsidR="004F3089" w:rsidDel="00CF4998" w:rsidRDefault="004F3089" w:rsidP="00A33B89">
      <w:pPr>
        <w:pStyle w:val="ListParagraph"/>
        <w:numPr>
          <w:ilvl w:val="0"/>
          <w:numId w:val="6"/>
        </w:numPr>
        <w:rPr>
          <w:del w:id="689" w:author="Shrikanth" w:date="2014-08-27T17:55:00Z"/>
        </w:rPr>
      </w:pPr>
      <w:del w:id="690" w:author="Shrikanth" w:date="2014-08-27T17:55:00Z">
        <w:r w:rsidDel="00CF4998">
          <w:delText>Now we again augment the MontionSensor url to get its data properties for “speed” and “accuracy”</w:delText>
        </w:r>
      </w:del>
    </w:p>
    <w:p w14:paraId="5E542CD4" w14:textId="0381DA6E" w:rsidR="004F3089" w:rsidDel="00CF4998" w:rsidRDefault="004F3089" w:rsidP="004F3089">
      <w:pPr>
        <w:pStyle w:val="ListParagraph"/>
        <w:rPr>
          <w:del w:id="691" w:author="Shrikanth" w:date="2014-08-27T17:55:00Z"/>
        </w:rPr>
      </w:pPr>
      <w:del w:id="692" w:author="Shrikanth" w:date="2014-08-27T17:55:00Z">
        <w:r w:rsidDel="00CF4998">
          <w:rPr>
            <w:noProof/>
          </w:rPr>
          <w:drawing>
            <wp:anchor distT="0" distB="0" distL="114300" distR="114300" simplePos="0" relativeHeight="251693056" behindDoc="0" locked="0" layoutInCell="1" allowOverlap="1" wp14:anchorId="19371104" wp14:editId="55EC525F">
              <wp:simplePos x="0" y="0"/>
              <wp:positionH relativeFrom="column">
                <wp:posOffset>1257300</wp:posOffset>
              </wp:positionH>
              <wp:positionV relativeFrom="paragraph">
                <wp:posOffset>184785</wp:posOffset>
              </wp:positionV>
              <wp:extent cx="2971800" cy="2377440"/>
              <wp:effectExtent l="0" t="0" r="0" b="1016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1800" cy="237744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6210A6D" w14:textId="27A55D8B" w:rsidR="004F3089" w:rsidDel="00CF4998" w:rsidRDefault="004F3089" w:rsidP="004F3089">
      <w:pPr>
        <w:pStyle w:val="ListParagraph"/>
        <w:rPr>
          <w:del w:id="693" w:author="Shrikanth" w:date="2014-08-27T17:55:00Z"/>
        </w:rPr>
      </w:pPr>
    </w:p>
    <w:p w14:paraId="5E48B3A8" w14:textId="0E025E16" w:rsidR="00141B1E" w:rsidDel="00CF4998" w:rsidRDefault="00141B1E">
      <w:pPr>
        <w:rPr>
          <w:del w:id="694" w:author="Shrikanth" w:date="2014-08-27T17:55:00Z"/>
        </w:rPr>
      </w:pPr>
      <w:del w:id="695" w:author="Shrikanth" w:date="2014-08-27T17:55:00Z">
        <w:r w:rsidDel="00CF4998">
          <w:br w:type="page"/>
        </w:r>
      </w:del>
    </w:p>
    <w:p w14:paraId="1D6B3187" w14:textId="0BE03B80" w:rsidR="004F3089" w:rsidDel="00CF4998" w:rsidRDefault="004F3089" w:rsidP="004F3089">
      <w:pPr>
        <w:pStyle w:val="ListParagraph"/>
        <w:rPr>
          <w:del w:id="696" w:author="Shrikanth" w:date="2014-08-27T17:55:00Z"/>
        </w:rPr>
      </w:pPr>
    </w:p>
    <w:p w14:paraId="03B66545" w14:textId="15E12BF3" w:rsidR="004F3089" w:rsidDel="00CF4998" w:rsidRDefault="00141B1E" w:rsidP="00A33B89">
      <w:pPr>
        <w:pStyle w:val="ListParagraph"/>
        <w:numPr>
          <w:ilvl w:val="0"/>
          <w:numId w:val="6"/>
        </w:numPr>
        <w:rPr>
          <w:del w:id="697" w:author="Shrikanth" w:date="2014-08-27T17:55:00Z"/>
        </w:rPr>
      </w:pPr>
      <w:del w:id="698" w:author="Shrikanth" w:date="2014-08-27T17:55:00Z">
        <w:r w:rsidDel="00CF4998">
          <w:delText xml:space="preserve"> After joining we have all our columns that are required for the getLabel service</w:delText>
        </w:r>
      </w:del>
    </w:p>
    <w:p w14:paraId="1B1CE8D3" w14:textId="491D8427" w:rsidR="00141B1E" w:rsidDel="00CF4998" w:rsidRDefault="00141B1E" w:rsidP="00141B1E">
      <w:pPr>
        <w:pStyle w:val="ListParagraph"/>
        <w:rPr>
          <w:del w:id="699" w:author="Shrikanth" w:date="2014-08-27T17:55:00Z"/>
        </w:rPr>
      </w:pPr>
      <w:del w:id="700" w:author="Shrikanth" w:date="2014-08-27T17:55:00Z">
        <w:r w:rsidDel="00CF4998">
          <w:rPr>
            <w:noProof/>
          </w:rPr>
          <w:drawing>
            <wp:anchor distT="0" distB="0" distL="114300" distR="114300" simplePos="0" relativeHeight="251694080" behindDoc="0" locked="0" layoutInCell="1" allowOverlap="1" wp14:anchorId="0EA8C641" wp14:editId="0E0E1EB9">
              <wp:simplePos x="0" y="0"/>
              <wp:positionH relativeFrom="column">
                <wp:posOffset>-466725</wp:posOffset>
              </wp:positionH>
              <wp:positionV relativeFrom="paragraph">
                <wp:posOffset>181610</wp:posOffset>
              </wp:positionV>
              <wp:extent cx="7042785" cy="2432685"/>
              <wp:effectExtent l="0" t="0" r="0" b="571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042785" cy="243268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47577567" w14:textId="0C639BAC" w:rsidR="00141B1E" w:rsidDel="00CF4998" w:rsidRDefault="00141B1E" w:rsidP="00141B1E">
      <w:pPr>
        <w:pStyle w:val="ListParagraph"/>
        <w:rPr>
          <w:del w:id="701" w:author="Shrikanth" w:date="2014-08-27T17:55:00Z"/>
        </w:rPr>
      </w:pPr>
    </w:p>
    <w:p w14:paraId="3F1C9A47" w14:textId="6457BE3E" w:rsidR="00141B1E" w:rsidDel="00CF4998" w:rsidRDefault="00141B1E" w:rsidP="00141B1E">
      <w:pPr>
        <w:pStyle w:val="ListParagraph"/>
        <w:rPr>
          <w:del w:id="702" w:author="Shrikanth" w:date="2014-08-27T17:55:00Z"/>
        </w:rPr>
      </w:pPr>
    </w:p>
    <w:p w14:paraId="5D984EE5" w14:textId="152A4989" w:rsidR="00141B1E" w:rsidDel="00CF4998" w:rsidRDefault="00141B1E" w:rsidP="00A33B89">
      <w:pPr>
        <w:pStyle w:val="ListParagraph"/>
        <w:numPr>
          <w:ilvl w:val="0"/>
          <w:numId w:val="6"/>
        </w:numPr>
        <w:rPr>
          <w:del w:id="703" w:author="Shrikanth" w:date="2014-08-27T17:55:00Z"/>
        </w:rPr>
      </w:pPr>
      <w:del w:id="704" w:author="Shrikanth" w:date="2014-08-27T17:55:00Z">
        <w:r w:rsidDel="00CF4998">
          <w:delText>Since this model was created by augmenting data sets, we will publish the model</w:delText>
        </w:r>
      </w:del>
    </w:p>
    <w:p w14:paraId="0B4A17A7" w14:textId="34058B69" w:rsidR="00141B1E" w:rsidDel="00CF4998" w:rsidRDefault="00141B1E" w:rsidP="00A33B89">
      <w:pPr>
        <w:pStyle w:val="ListParagraph"/>
        <w:numPr>
          <w:ilvl w:val="0"/>
          <w:numId w:val="6"/>
        </w:numPr>
        <w:rPr>
          <w:del w:id="705" w:author="Shrikanth" w:date="2014-08-27T17:55:00Z"/>
        </w:rPr>
      </w:pPr>
      <w:del w:id="706" w:author="Shrikanth" w:date="2014-08-27T17:55:00Z">
        <w:r w:rsidDel="00CF4998">
          <w:delText>Publish the RDF</w:delText>
        </w:r>
      </w:del>
    </w:p>
    <w:p w14:paraId="4D97DAF0" w14:textId="53C20BC4" w:rsidR="00141B1E" w:rsidDel="00CF4998" w:rsidRDefault="00141B1E" w:rsidP="00A33B89">
      <w:pPr>
        <w:pStyle w:val="ListParagraph"/>
        <w:numPr>
          <w:ilvl w:val="0"/>
          <w:numId w:val="6"/>
        </w:numPr>
        <w:rPr>
          <w:del w:id="707" w:author="Shrikanth" w:date="2014-08-27T17:55:00Z"/>
        </w:rPr>
      </w:pPr>
      <w:del w:id="708" w:author="Shrikanth" w:date="2014-08-27T17:55:00Z">
        <w:r w:rsidDel="00CF4998">
          <w:delText>Now we again invoke a service from the AccelerometerReading class</w:delText>
        </w:r>
      </w:del>
    </w:p>
    <w:p w14:paraId="50864945" w14:textId="564A4920" w:rsidR="00141B1E" w:rsidDel="00CF4998" w:rsidRDefault="00141B1E" w:rsidP="00A33B89">
      <w:pPr>
        <w:pStyle w:val="ListParagraph"/>
        <w:numPr>
          <w:ilvl w:val="0"/>
          <w:numId w:val="6"/>
        </w:numPr>
        <w:rPr>
          <w:del w:id="709" w:author="Shrikanth" w:date="2014-08-27T17:55:00Z"/>
        </w:rPr>
      </w:pPr>
      <w:del w:id="710" w:author="Shrikanth" w:date="2014-08-27T17:55:00Z">
        <w:r w:rsidDel="00CF4998">
          <w:delText>Karma shows two services that could be invoked with the model. We select getLabel</w:delText>
        </w:r>
      </w:del>
    </w:p>
    <w:p w14:paraId="7B736FD2" w14:textId="1F65FB96" w:rsidR="00141B1E" w:rsidDel="00CF4998" w:rsidRDefault="0027785E" w:rsidP="00141B1E">
      <w:pPr>
        <w:pStyle w:val="ListParagraph"/>
        <w:rPr>
          <w:del w:id="711" w:author="Shrikanth" w:date="2014-08-27T17:55:00Z"/>
        </w:rPr>
      </w:pPr>
      <w:del w:id="712" w:author="Shrikanth" w:date="2014-08-27T17:55:00Z">
        <w:r w:rsidDel="00CF4998">
          <w:rPr>
            <w:noProof/>
          </w:rPr>
          <w:drawing>
            <wp:anchor distT="0" distB="0" distL="114300" distR="114300" simplePos="0" relativeHeight="251695104" behindDoc="0" locked="0" layoutInCell="1" allowOverlap="1" wp14:anchorId="2C920868" wp14:editId="2141862A">
              <wp:simplePos x="0" y="0"/>
              <wp:positionH relativeFrom="column">
                <wp:posOffset>-342900</wp:posOffset>
              </wp:positionH>
              <wp:positionV relativeFrom="paragraph">
                <wp:posOffset>178435</wp:posOffset>
              </wp:positionV>
              <wp:extent cx="6800215" cy="2451100"/>
              <wp:effectExtent l="0" t="0" r="6985" b="1270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00215" cy="245110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1695D77C" w14:textId="26715A1F" w:rsidR="00141B1E" w:rsidDel="00CF4998" w:rsidRDefault="00141B1E">
      <w:pPr>
        <w:rPr>
          <w:del w:id="713" w:author="Shrikanth" w:date="2014-08-27T17:55:00Z"/>
        </w:rPr>
      </w:pPr>
      <w:del w:id="714" w:author="Shrikanth" w:date="2014-08-27T17:55:00Z">
        <w:r w:rsidDel="00CF4998">
          <w:br w:type="page"/>
        </w:r>
      </w:del>
    </w:p>
    <w:p w14:paraId="540547B4" w14:textId="659B2CAE" w:rsidR="00141B1E" w:rsidDel="00CF4998" w:rsidRDefault="00141B1E" w:rsidP="00141B1E">
      <w:pPr>
        <w:ind w:left="360"/>
        <w:rPr>
          <w:del w:id="715" w:author="Shrikanth" w:date="2014-08-27T17:55:00Z"/>
        </w:rPr>
      </w:pPr>
    </w:p>
    <w:p w14:paraId="4B364149" w14:textId="6A19E4BD" w:rsidR="00141B1E" w:rsidDel="00CF4998" w:rsidRDefault="00141B1E" w:rsidP="00A33B89">
      <w:pPr>
        <w:pStyle w:val="ListParagraph"/>
        <w:numPr>
          <w:ilvl w:val="0"/>
          <w:numId w:val="6"/>
        </w:numPr>
        <w:rPr>
          <w:del w:id="716" w:author="Shrikanth" w:date="2014-08-27T17:55:00Z"/>
        </w:rPr>
      </w:pPr>
      <w:del w:id="717" w:author="Shrikanth" w:date="2014-08-27T17:55:00Z">
        <w:r w:rsidDel="00CF4998">
          <w:rPr>
            <w:noProof/>
          </w:rPr>
          <w:drawing>
            <wp:anchor distT="0" distB="0" distL="114300" distR="114300" simplePos="0" relativeHeight="251696128" behindDoc="0" locked="0" layoutInCell="1" allowOverlap="1" wp14:anchorId="386F0F1B" wp14:editId="7EA8B0E2">
              <wp:simplePos x="0" y="0"/>
              <wp:positionH relativeFrom="column">
                <wp:posOffset>-228600</wp:posOffset>
              </wp:positionH>
              <wp:positionV relativeFrom="paragraph">
                <wp:posOffset>357505</wp:posOffset>
              </wp:positionV>
              <wp:extent cx="6679565" cy="1407160"/>
              <wp:effectExtent l="0" t="0" r="63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79565" cy="1407160"/>
                      </a:xfrm>
                      <a:prstGeom prst="rect">
                        <a:avLst/>
                      </a:prstGeom>
                      <a:noFill/>
                      <a:ln>
                        <a:noFill/>
                      </a:ln>
                    </pic:spPr>
                  </pic:pic>
                </a:graphicData>
              </a:graphic>
              <wp14:sizeRelH relativeFrom="page">
                <wp14:pctWidth>0</wp14:pctWidth>
              </wp14:sizeRelH>
              <wp14:sizeRelV relativeFrom="page">
                <wp14:pctHeight>0</wp14:pctHeight>
              </wp14:sizeRelV>
            </wp:anchor>
          </w:drawing>
        </w:r>
        <w:r w:rsidDel="00CF4998">
          <w:delText>The results are loaded into a new worksheet.</w:delText>
        </w:r>
      </w:del>
    </w:p>
    <w:p w14:paraId="699C9E3A" w14:textId="7E690524" w:rsidR="00141B1E" w:rsidDel="00CF4998" w:rsidRDefault="00141B1E" w:rsidP="00141B1E">
      <w:pPr>
        <w:pStyle w:val="ListParagraph"/>
        <w:rPr>
          <w:del w:id="718" w:author="Shrikanth" w:date="2014-08-27T17:55:00Z"/>
        </w:rPr>
      </w:pPr>
    </w:p>
    <w:p w14:paraId="40AF1F0F" w14:textId="1DF73828" w:rsidR="00141B1E" w:rsidDel="00CF4998" w:rsidRDefault="00141B1E" w:rsidP="00141B1E">
      <w:pPr>
        <w:pStyle w:val="ListParagraph"/>
        <w:rPr>
          <w:del w:id="719" w:author="Shrikanth" w:date="2014-08-27T17:55:00Z"/>
        </w:rPr>
      </w:pPr>
    </w:p>
    <w:p w14:paraId="72768C63" w14:textId="7E356012" w:rsidR="00141B1E" w:rsidDel="00CF4998" w:rsidRDefault="00141B1E" w:rsidP="00A33B89">
      <w:pPr>
        <w:pStyle w:val="ListParagraph"/>
        <w:numPr>
          <w:ilvl w:val="0"/>
          <w:numId w:val="6"/>
        </w:numPr>
        <w:rPr>
          <w:del w:id="720" w:author="Shrikanth" w:date="2014-08-27T17:55:00Z"/>
        </w:rPr>
      </w:pPr>
      <w:del w:id="721" w:author="Shrikanth" w:date="2014-08-27T17:55:00Z">
        <w:r w:rsidDel="00CF4998">
          <w:rPr>
            <w:noProof/>
          </w:rPr>
          <w:drawing>
            <wp:anchor distT="0" distB="0" distL="114300" distR="114300" simplePos="0" relativeHeight="251697152" behindDoc="0" locked="0" layoutInCell="1" allowOverlap="1" wp14:anchorId="741F62D9" wp14:editId="02FC1956">
              <wp:simplePos x="0" y="0"/>
              <wp:positionH relativeFrom="column">
                <wp:posOffset>-228600</wp:posOffset>
              </wp:positionH>
              <wp:positionV relativeFrom="paragraph">
                <wp:posOffset>356235</wp:posOffset>
              </wp:positionV>
              <wp:extent cx="6716395" cy="2714625"/>
              <wp:effectExtent l="0" t="0" r="0" b="317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1639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Del="00CF4998">
          <w:delText>We now apply the mode of transport  model on this worksheet.</w:delText>
        </w:r>
      </w:del>
    </w:p>
    <w:p w14:paraId="0D55744B" w14:textId="60B39FB4" w:rsidR="00141B1E" w:rsidDel="00CF4998" w:rsidRDefault="00141B1E" w:rsidP="00141B1E">
      <w:pPr>
        <w:pStyle w:val="ListParagraph"/>
        <w:rPr>
          <w:del w:id="722" w:author="Shrikanth" w:date="2014-08-27T17:55:00Z"/>
        </w:rPr>
      </w:pPr>
    </w:p>
    <w:p w14:paraId="225B27D5" w14:textId="66029E52" w:rsidR="00141B1E" w:rsidDel="00CF4998" w:rsidRDefault="00141B1E" w:rsidP="00141B1E">
      <w:pPr>
        <w:rPr>
          <w:del w:id="723" w:author="Shrikanth" w:date="2014-08-27T17:55:00Z"/>
        </w:rPr>
      </w:pPr>
    </w:p>
    <w:p w14:paraId="4FA7A854" w14:textId="0D809924" w:rsidR="00141B1E" w:rsidDel="00CF4998" w:rsidRDefault="00141B1E" w:rsidP="00A33B89">
      <w:pPr>
        <w:pStyle w:val="ListParagraph"/>
        <w:numPr>
          <w:ilvl w:val="0"/>
          <w:numId w:val="6"/>
        </w:numPr>
        <w:rPr>
          <w:del w:id="724" w:author="Shrikanth" w:date="2014-08-27T17:55:00Z"/>
        </w:rPr>
      </w:pPr>
      <w:del w:id="725" w:author="Shrikanth" w:date="2014-08-27T17:55:00Z">
        <w:r w:rsidDel="00CF4998">
          <w:delText>Publish the RDF</w:delText>
        </w:r>
      </w:del>
    </w:p>
    <w:p w14:paraId="6B00D1D1" w14:textId="197FBC64" w:rsidR="008F1276" w:rsidDel="00CF4998" w:rsidRDefault="008F1276" w:rsidP="008F1276">
      <w:pPr>
        <w:rPr>
          <w:del w:id="726" w:author="Shrikanth" w:date="2014-08-27T17:55:00Z"/>
        </w:rPr>
      </w:pPr>
    </w:p>
    <w:p w14:paraId="7AB38F2E" w14:textId="546B18A6" w:rsidR="008F1276" w:rsidDel="00CF4998" w:rsidRDefault="008F1276" w:rsidP="008F1276">
      <w:pPr>
        <w:rPr>
          <w:del w:id="727" w:author="Shrikanth" w:date="2014-08-27T17:55:00Z"/>
        </w:rPr>
      </w:pPr>
      <w:del w:id="728" w:author="Shrikanth" w:date="2014-08-27T17:55:00Z">
        <w:r w:rsidDel="00CF4998">
          <w:br w:type="page"/>
        </w:r>
      </w:del>
    </w:p>
    <w:p w14:paraId="065F0CB8" w14:textId="11FE76DA" w:rsidR="00141B1E" w:rsidDel="00CF4998" w:rsidRDefault="0066369D" w:rsidP="00A33B89">
      <w:pPr>
        <w:pStyle w:val="ListParagraph"/>
        <w:numPr>
          <w:ilvl w:val="0"/>
          <w:numId w:val="6"/>
        </w:numPr>
        <w:rPr>
          <w:del w:id="729" w:author="Shrikanth" w:date="2014-08-27T17:55:00Z"/>
        </w:rPr>
      </w:pPr>
      <w:del w:id="730" w:author="Shrikanth" w:date="2014-08-27T17:55:00Z">
        <w:r w:rsidDel="00CF4998">
          <w:delText xml:space="preserve">If this is the first data set, then </w:delText>
        </w:r>
        <w:r w:rsidR="00CA21AB" w:rsidDel="00CF4998">
          <w:delText>we i</w:delText>
        </w:r>
        <w:r w:rsidR="00141B1E" w:rsidDel="00CF4998">
          <w:delText xml:space="preserve">nvoke the SVM </w:delText>
        </w:r>
        <w:r w:rsidDel="00CF4998">
          <w:delText xml:space="preserve">training </w:delText>
        </w:r>
        <w:r w:rsidR="00141B1E" w:rsidDel="00CF4998">
          <w:delText>service</w:delText>
        </w:r>
        <w:r w:rsidDel="00CF4998">
          <w:delText xml:space="preserve">. The output of the training returns us </w:delText>
        </w:r>
      </w:del>
    </w:p>
    <w:p w14:paraId="40949117" w14:textId="6A2248F5" w:rsidR="008F1276" w:rsidDel="00CF4998" w:rsidRDefault="008F1276" w:rsidP="008F1276">
      <w:pPr>
        <w:pStyle w:val="ListParagraph"/>
        <w:rPr>
          <w:del w:id="731" w:author="Shrikanth" w:date="2014-08-27T17:55:00Z"/>
        </w:rPr>
      </w:pPr>
    </w:p>
    <w:p w14:paraId="7D3D6446" w14:textId="36F101FE" w:rsidR="008F1276" w:rsidDel="00CF4998" w:rsidRDefault="008F1276" w:rsidP="008F1276">
      <w:pPr>
        <w:rPr>
          <w:del w:id="732" w:author="Shrikanth" w:date="2014-08-27T17:55:00Z"/>
        </w:rPr>
      </w:pPr>
      <w:del w:id="733" w:author="Shrikanth" w:date="2014-08-27T17:55:00Z">
        <w:r w:rsidDel="00CF4998">
          <w:rPr>
            <w:noProof/>
          </w:rPr>
          <w:drawing>
            <wp:inline distT="0" distB="0" distL="0" distR="0" wp14:anchorId="4BECBCB6" wp14:editId="3AE4D85C">
              <wp:extent cx="5823585" cy="6422390"/>
              <wp:effectExtent l="0" t="0" r="0" b="3810"/>
              <wp:docPr id="12" name="Picture 12" descr="Macintosh HD:Users:shri:Desktop:Screen Shot 2014-08-05 at 7.5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ri:Desktop:Screen Shot 2014-08-05 at 7.58.49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3585" cy="6422390"/>
                      </a:xfrm>
                      <a:prstGeom prst="rect">
                        <a:avLst/>
                      </a:prstGeom>
                      <a:noFill/>
                      <a:ln>
                        <a:noFill/>
                      </a:ln>
                    </pic:spPr>
                  </pic:pic>
                </a:graphicData>
              </a:graphic>
            </wp:inline>
          </w:drawing>
        </w:r>
      </w:del>
    </w:p>
    <w:p w14:paraId="1F60F3AF" w14:textId="56E62C36" w:rsidR="00AE3881" w:rsidDel="00CF4998" w:rsidRDefault="00AE3881" w:rsidP="004F3089">
      <w:pPr>
        <w:rPr>
          <w:del w:id="734" w:author="Shrikanth" w:date="2014-08-27T17:55:00Z"/>
        </w:rPr>
      </w:pPr>
    </w:p>
    <w:p w14:paraId="47EE8E9D" w14:textId="573B03A2" w:rsidR="00141B1E" w:rsidDel="00CF4998" w:rsidRDefault="00141B1E">
      <w:pPr>
        <w:rPr>
          <w:del w:id="735" w:author="Shrikanth" w:date="2014-08-27T17:55:00Z"/>
        </w:rPr>
      </w:pPr>
      <w:del w:id="736" w:author="Shrikanth" w:date="2014-08-27T17:55:00Z">
        <w:r w:rsidDel="00CF4998">
          <w:br w:type="page"/>
        </w:r>
      </w:del>
    </w:p>
    <w:p w14:paraId="4C4AF72D" w14:textId="0E074CE6" w:rsidR="004D5D5E" w:rsidDel="00CF4998" w:rsidRDefault="004D5D5E" w:rsidP="004D5D5E">
      <w:pPr>
        <w:rPr>
          <w:del w:id="737" w:author="Shrikanth" w:date="2014-08-27T17:55:00Z"/>
          <w:b/>
        </w:rPr>
      </w:pPr>
      <w:del w:id="738" w:author="Shrikanth" w:date="2014-08-27T17:55:00Z">
        <w:r w:rsidDel="00CF4998">
          <w:rPr>
            <w:b/>
          </w:rPr>
          <w:delText>Experiment Setup</w:delText>
        </w:r>
      </w:del>
    </w:p>
    <w:p w14:paraId="72F95E59" w14:textId="38AA9617" w:rsidR="004D5D5E" w:rsidDel="00CF4998" w:rsidRDefault="004D5D5E" w:rsidP="004D5D5E">
      <w:pPr>
        <w:jc w:val="both"/>
        <w:rPr>
          <w:del w:id="739" w:author="Shrikanth" w:date="2014-08-27T17:55:00Z"/>
        </w:rPr>
      </w:pPr>
      <w:del w:id="740" w:author="Shrikanth" w:date="2014-08-27T17:55:00Z">
        <w:r w:rsidDel="00CF4998">
          <w:delText xml:space="preserve">In our experiment, we evaluated the steps using </w:delText>
        </w:r>
      </w:del>
      <w:ins w:id="741" w:author="Yao-Yi Chiang" w:date="2014-08-09T12:18:00Z">
        <w:del w:id="742" w:author="Shrikanth" w:date="2014-08-27T17:55:00Z">
          <w:r w:rsidR="002C656A" w:rsidDel="00CF4998">
            <w:delText>K</w:delText>
          </w:r>
        </w:del>
      </w:ins>
      <w:del w:id="743" w:author="Shrikanth" w:date="2014-08-27T17:55:00Z">
        <w:r w:rsidDel="00CF4998">
          <w:delText xml:space="preserve">karma and </w:delText>
        </w:r>
      </w:del>
      <w:ins w:id="744" w:author="Yao-Yi Chiang" w:date="2014-08-09T12:18:00Z">
        <w:del w:id="745" w:author="Shrikanth" w:date="2014-08-27T17:55:00Z">
          <w:r w:rsidR="002C656A" w:rsidDel="00CF4998">
            <w:delText>M</w:delText>
          </w:r>
        </w:del>
      </w:ins>
      <w:del w:id="746" w:author="Shrikanth" w:date="2014-08-27T17:55:00Z">
        <w:r w:rsidDel="00CF4998">
          <w:delText xml:space="preserve">microsoft </w:delText>
        </w:r>
      </w:del>
      <w:ins w:id="747" w:author="Yao-Yi Chiang" w:date="2014-08-09T12:18:00Z">
        <w:del w:id="748" w:author="Shrikanth" w:date="2014-08-27T17:55:00Z">
          <w:r w:rsidR="002C656A" w:rsidDel="00CF4998">
            <w:delText>E</w:delText>
          </w:r>
        </w:del>
      </w:ins>
      <w:del w:id="749" w:author="Shrikanth" w:date="2014-08-27T17:55:00Z">
        <w:r w:rsidDel="00CF4998">
          <w:delText>excel for processing the entire dataset. Three sets of the AccelerometerSensor and LocationProbe dataset were collected</w:delText>
        </w:r>
      </w:del>
      <w:ins w:id="750" w:author="Yao-Yi Chiang" w:date="2014-08-10T11:14:00Z">
        <w:del w:id="751" w:author="Shrikanth" w:date="2014-08-27T17:55:00Z">
          <w:r w:rsidR="003C10FD" w:rsidDel="00CF4998">
            <w:delText xml:space="preserve"> (one set for each day)</w:delText>
          </w:r>
        </w:del>
      </w:ins>
      <w:del w:id="752" w:author="Shrikanth" w:date="2014-08-27T17:55:00Z">
        <w:r w:rsidDel="00CF4998">
          <w:delText>. We merge all the LocationProbe data into one file. This is done for two reasons, LocationProbe data had no transformations to be performed and hence could be directly joined with the processed accelerometer data, and the data points generated in LocationProbe file is very less compare to the accelerometer readings. Once the data sets were provided, we performed the data processing steps and noted the time taken in both the approaches</w:delText>
        </w:r>
      </w:del>
      <w:ins w:id="753" w:author="Yao-Yi Chiang" w:date="2014-08-10T11:15:00Z">
        <w:del w:id="754" w:author="Shrikanth" w:date="2014-08-27T17:55:00Z">
          <w:r w:rsidR="00236B3D" w:rsidDel="00CF4998">
            <w:delText xml:space="preserve"> </w:delText>
          </w:r>
        </w:del>
      </w:ins>
      <w:del w:id="755" w:author="Shrikanth" w:date="2014-08-27T17:55:00Z">
        <w:r w:rsidDel="00CF4998">
          <w:delText xml:space="preserve">. </w:delText>
        </w:r>
      </w:del>
    </w:p>
    <w:p w14:paraId="63A576D7" w14:textId="034CBAFD" w:rsidR="004D5D5E" w:rsidDel="00CF4998" w:rsidRDefault="004D5D5E" w:rsidP="004D5D5E">
      <w:pPr>
        <w:jc w:val="both"/>
        <w:rPr>
          <w:del w:id="756" w:author="Shrikanth" w:date="2014-08-27T17:55:00Z"/>
        </w:rPr>
      </w:pPr>
    </w:p>
    <w:p w14:paraId="3E87E318" w14:textId="0918B868" w:rsidR="00981F71" w:rsidDel="00CF4998" w:rsidRDefault="004D5D5E">
      <w:pPr>
        <w:jc w:val="both"/>
        <w:rPr>
          <w:del w:id="757" w:author="Shrikanth" w:date="2014-08-27T17:55:00Z"/>
        </w:rPr>
      </w:pPr>
      <w:del w:id="758" w:author="Shrikanth" w:date="2014-08-27T17:55:00Z">
        <w:r w:rsidDel="00CF4998">
          <w:delText>In our data processing w</w:delText>
        </w:r>
      </w:del>
      <w:ins w:id="759" w:author="Yao-Yi Chiang" w:date="2014-08-10T11:15:00Z">
        <w:del w:id="760" w:author="Shrikanth" w:date="2014-08-27T17:55:00Z">
          <w:r w:rsidR="00236B3D" w:rsidDel="00CF4998">
            <w:delText>W</w:delText>
          </w:r>
        </w:del>
      </w:ins>
      <w:del w:id="761" w:author="Shrikanth" w:date="2014-08-27T17:55:00Z">
        <w:r w:rsidDel="00CF4998">
          <w:delText xml:space="preserve">e </w:delText>
        </w:r>
      </w:del>
      <w:ins w:id="762" w:author="Yao-Yi Chiang" w:date="2014-08-10T11:15:00Z">
        <w:del w:id="763" w:author="Shrikanth" w:date="2014-08-27T17:55:00Z">
          <w:r w:rsidR="00236B3D" w:rsidDel="00CF4998">
            <w:delText xml:space="preserve">also </w:delText>
          </w:r>
        </w:del>
      </w:ins>
      <w:del w:id="764" w:author="Shrikanth" w:date="2014-08-27T17:55:00Z">
        <w:r w:rsidDel="00CF4998">
          <w:delText>use</w:delText>
        </w:r>
      </w:del>
      <w:ins w:id="765" w:author="Yao-Yi Chiang" w:date="2014-08-10T11:15:00Z">
        <w:del w:id="766" w:author="Shrikanth" w:date="2014-08-27T17:55:00Z">
          <w:r w:rsidR="00236B3D" w:rsidDel="00CF4998">
            <w:delText>d</w:delText>
          </w:r>
        </w:del>
      </w:ins>
      <w:del w:id="767" w:author="Shrikanth" w:date="2014-08-27T17:55:00Z">
        <w:r w:rsidDel="00CF4998">
          <w:delText xml:space="preserve"> python </w:delText>
        </w:r>
      </w:del>
      <w:ins w:id="768" w:author="Yao-Yi Chiang" w:date="2014-08-09T12:19:00Z">
        <w:del w:id="769" w:author="Shrikanth" w:date="2014-08-27T17:55:00Z">
          <w:r w:rsidR="002C656A" w:rsidDel="00CF4998">
            <w:delText xml:space="preserve">Python </w:delText>
          </w:r>
        </w:del>
      </w:ins>
      <w:del w:id="770" w:author="Shrikanth" w:date="2014-08-27T17:55:00Z">
        <w:r w:rsidDel="00CF4998">
          <w:delText xml:space="preserve">scripts for calculating the DFT coefficients and adding the labels to the data sets. These scripts are </w:delText>
        </w:r>
      </w:del>
      <w:ins w:id="771" w:author="Yao-Yi Chiang" w:date="2014-08-10T11:15:00Z">
        <w:del w:id="772" w:author="Shrikanth" w:date="2014-08-27T17:55:00Z">
          <w:r w:rsidR="00236B3D" w:rsidDel="00CF4998">
            <w:delText xml:space="preserve">were </w:delText>
          </w:r>
        </w:del>
      </w:ins>
      <w:del w:id="773" w:author="Shrikanth" w:date="2014-08-27T17:55:00Z">
        <w:r w:rsidDel="00CF4998">
          <w:delText xml:space="preserve">used in both our approaches – using </w:delText>
        </w:r>
      </w:del>
      <w:ins w:id="774" w:author="Yao-Yi Chiang" w:date="2014-08-10T11:15:00Z">
        <w:del w:id="775" w:author="Shrikanth" w:date="2014-08-27T17:55:00Z">
          <w:r w:rsidR="00236B3D" w:rsidDel="00CF4998">
            <w:delText>K</w:delText>
          </w:r>
        </w:del>
      </w:ins>
      <w:del w:id="776" w:author="Shrikanth" w:date="2014-08-27T17:55:00Z">
        <w:r w:rsidDel="00CF4998">
          <w:delText>karma as well as in using e</w:delText>
        </w:r>
      </w:del>
      <w:ins w:id="777" w:author="Yao-Yi Chiang" w:date="2014-08-10T11:15:00Z">
        <w:del w:id="778" w:author="Shrikanth" w:date="2014-08-27T17:55:00Z">
          <w:r w:rsidR="00236B3D" w:rsidDel="00CF4998">
            <w:delText>and E</w:delText>
          </w:r>
        </w:del>
      </w:ins>
      <w:del w:id="779" w:author="Shrikanth" w:date="2014-08-27T17:55:00Z">
        <w:r w:rsidDel="00CF4998">
          <w:delText xml:space="preserve">xcel. Hence we don’t </w:delText>
        </w:r>
      </w:del>
      <w:ins w:id="780" w:author="Yao-Yi Chiang" w:date="2014-08-10T09:59:00Z">
        <w:del w:id="781" w:author="Shrikanth" w:date="2014-08-27T17:55:00Z">
          <w:r w:rsidR="00E422D1" w:rsidDel="00CF4998">
            <w:delText xml:space="preserve">do not </w:delText>
          </w:r>
        </w:del>
      </w:ins>
      <w:del w:id="782" w:author="Shrikanth" w:date="2014-08-27T17:55:00Z">
        <w:r w:rsidDel="00CF4998">
          <w:delText>consider the time required to write the scripts as they factor out on either side. Similarity for the concatenation of LocationProbe files, we perform this in both cases. We used a single</w:delText>
        </w:r>
      </w:del>
      <w:ins w:id="783" w:author="Yao-Yi Chiang" w:date="2014-08-10T11:16:00Z">
        <w:del w:id="784" w:author="Shrikanth" w:date="2014-08-27T17:55:00Z">
          <w:r w:rsidR="00236B3D" w:rsidDel="00CF4998">
            <w:delText>one</w:delText>
          </w:r>
        </w:del>
      </w:ins>
      <w:del w:id="785" w:author="Shrikanth" w:date="2014-08-27T17:55:00Z">
        <w:r w:rsidDel="00CF4998">
          <w:delText xml:space="preserve"> user to perform all the tasks in the experiment. The proficiency level of the test user was advanced, i.e., the user was thorough in using karma and excel. </w:delText>
        </w:r>
      </w:del>
      <w:ins w:id="786" w:author="Yao-Yi Chiang" w:date="2014-08-10T10:00:00Z">
        <w:del w:id="787" w:author="Shrikanth" w:date="2014-08-27T17:55:00Z">
          <w:r w:rsidR="00185546" w:rsidDel="00CF4998">
            <w:delText>objective user processing</w:delText>
          </w:r>
          <w:r w:rsidR="009720DC" w:rsidDel="00CF4998">
            <w:delText xml:space="preserve"> time</w:delText>
          </w:r>
        </w:del>
      </w:ins>
      <w:ins w:id="788" w:author="Yao-Yi Chiang" w:date="2014-08-10T11:16:00Z">
        <w:del w:id="789" w:author="Shrikanth" w:date="2014-08-27T17:55:00Z">
          <w:r w:rsidR="00236B3D" w:rsidDel="00CF4998">
            <w:delText xml:space="preserve">asked the user to </w:delText>
          </w:r>
        </w:del>
      </w:ins>
      <w:ins w:id="790" w:author="Yao-Yi Chiang" w:date="2014-08-10T10:00:00Z">
        <w:del w:id="791" w:author="Shrikanth" w:date="2014-08-27T17:55:00Z">
          <w:r w:rsidR="009720DC" w:rsidDel="00CF4998">
            <w:delText>three</w:delText>
          </w:r>
        </w:del>
      </w:ins>
      <w:ins w:id="792" w:author="Yao-Yi Chiang" w:date="2014-08-10T10:09:00Z">
        <w:del w:id="793" w:author="Shrikanth" w:date="2014-08-27T17:55:00Z">
          <w:r w:rsidR="00185546" w:rsidDel="00CF4998">
            <w:delText>collected set</w:delText>
          </w:r>
        </w:del>
      </w:ins>
      <w:ins w:id="794" w:author="Yao-Yi Chiang" w:date="2014-08-10T11:17:00Z">
        <w:del w:id="795" w:author="Shrikanth" w:date="2014-08-27T17:55:00Z">
          <w:r w:rsidR="00236B3D" w:rsidDel="00CF4998">
            <w:delText xml:space="preserve"> and noted their timings</w:delText>
          </w:r>
        </w:del>
      </w:ins>
      <w:ins w:id="796" w:author="Yao-Yi Chiang" w:date="2014-08-10T10:10:00Z">
        <w:del w:id="797" w:author="Shrikanth" w:date="2014-08-27T17:55:00Z">
          <w:r w:rsidR="00236B3D" w:rsidDel="00CF4998">
            <w:delText>The user</w:delText>
          </w:r>
          <w:r w:rsidR="00185546" w:rsidDel="00CF4998">
            <w:delText xml:space="preserve"> first prepared the collected data from day one and generate</w:delText>
          </w:r>
        </w:del>
      </w:ins>
      <w:ins w:id="798" w:author="Yao-Yi Chiang" w:date="2014-08-10T11:16:00Z">
        <w:del w:id="799" w:author="Shrikanth" w:date="2014-08-27T17:55:00Z">
          <w:r w:rsidR="00236B3D" w:rsidDel="00CF4998">
            <w:delText>d</w:delText>
          </w:r>
        </w:del>
      </w:ins>
      <w:ins w:id="800" w:author="Yao-Yi Chiang" w:date="2014-08-10T10:10:00Z">
        <w:del w:id="801" w:author="Shrikanth" w:date="2014-08-27T17:55:00Z">
          <w:r w:rsidR="00185546" w:rsidDel="00CF4998">
            <w:delText xml:space="preserve"> a SVM model. Then we prepared the collected data from day two and tested </w:delText>
          </w:r>
        </w:del>
      </w:ins>
      <w:ins w:id="802" w:author="Yao-Yi Chiang" w:date="2014-08-10T10:11:00Z">
        <w:del w:id="803" w:author="Shrikanth" w:date="2014-08-27T17:55:00Z">
          <w:r w:rsidR="00F53C80" w:rsidDel="00CF4998">
            <w:delText xml:space="preserve">the day-two data with </w:delText>
          </w:r>
        </w:del>
      </w:ins>
      <w:ins w:id="804" w:author="Yao-Yi Chiang" w:date="2014-08-10T10:10:00Z">
        <w:del w:id="805" w:author="Shrikanth" w:date="2014-08-27T17:55:00Z">
          <w:r w:rsidR="00F53C80" w:rsidDel="00CF4998">
            <w:delText xml:space="preserve">the day-one model. </w:delText>
          </w:r>
        </w:del>
      </w:ins>
      <w:ins w:id="806" w:author="Yao-Yi Chiang" w:date="2014-08-10T10:11:00Z">
        <w:del w:id="807" w:author="Shrikanth" w:date="2014-08-27T17:55:00Z">
          <w:r w:rsidR="00F53C80" w:rsidDel="00CF4998">
            <w:delText xml:space="preserve">Finally, </w:delText>
          </w:r>
        </w:del>
      </w:ins>
      <w:ins w:id="808" w:author="Yao-Yi Chiang" w:date="2014-08-10T11:16:00Z">
        <w:del w:id="809" w:author="Shrikanth" w:date="2014-08-27T17:55:00Z">
          <w:r w:rsidR="00236B3D" w:rsidDel="00CF4998">
            <w:delText>the user</w:delText>
          </w:r>
        </w:del>
      </w:ins>
      <w:ins w:id="810" w:author="Yao-Yi Chiang" w:date="2014-08-10T10:11:00Z">
        <w:del w:id="811" w:author="Shrikanth" w:date="2014-08-27T17:55:00Z">
          <w:r w:rsidR="00F53C80" w:rsidDel="00CF4998">
            <w:delText xml:space="preserve"> prepared the collected data from day three and tested it with the SVM model built using the data from day one and day two.</w:delText>
          </w:r>
        </w:del>
      </w:ins>
      <w:ins w:id="812" w:author="Yao-Yi Chiang" w:date="2014-08-10T10:13:00Z">
        <w:del w:id="813" w:author="Shrikanth" w:date="2014-08-27T17:55:00Z">
          <w:r w:rsidR="00F53C80" w:rsidDel="00CF4998">
            <w:delText xml:space="preserve"> </w:delText>
          </w:r>
        </w:del>
      </w:ins>
    </w:p>
    <w:p w14:paraId="7044E540" w14:textId="14672861" w:rsidR="00236B3D" w:rsidDel="00CF4998" w:rsidRDefault="00236B3D" w:rsidP="00981F71">
      <w:pPr>
        <w:jc w:val="both"/>
        <w:rPr>
          <w:ins w:id="814" w:author="Yao-Yi Chiang" w:date="2014-08-10T11:17:00Z"/>
          <w:del w:id="815" w:author="Shrikanth" w:date="2014-08-27T17:55:00Z"/>
        </w:rPr>
      </w:pPr>
    </w:p>
    <w:p w14:paraId="196F9060" w14:textId="0E61927E" w:rsidR="00981F71" w:rsidDel="00CF4998" w:rsidRDefault="00981F71">
      <w:pPr>
        <w:jc w:val="both"/>
        <w:rPr>
          <w:del w:id="816" w:author="Shrikanth" w:date="2014-08-27T17:55:00Z"/>
        </w:rPr>
      </w:pPr>
    </w:p>
    <w:p w14:paraId="1A06E9A0" w14:textId="503DB367" w:rsidR="004D5D5E" w:rsidDel="00CF4998" w:rsidRDefault="004D5D5E">
      <w:pPr>
        <w:jc w:val="both"/>
        <w:rPr>
          <w:del w:id="817" w:author="Shrikanth" w:date="2014-08-27T17:55:00Z"/>
        </w:rPr>
      </w:pPr>
    </w:p>
    <w:p w14:paraId="163D4CC2" w14:textId="6A186922" w:rsidR="004D5D5E" w:rsidRPr="0088617F" w:rsidDel="00CF4998" w:rsidRDefault="004D5D5E">
      <w:pPr>
        <w:jc w:val="both"/>
        <w:rPr>
          <w:del w:id="818" w:author="Shrikanth" w:date="2014-08-27T17:55:00Z"/>
          <w:b/>
        </w:rPr>
      </w:pPr>
      <w:del w:id="819" w:author="Shrikanth" w:date="2014-08-27T17:55:00Z">
        <w:r w:rsidRPr="0088617F" w:rsidDel="00CF4998">
          <w:rPr>
            <w:b/>
          </w:rPr>
          <w:delText>Working with Excel</w:delText>
        </w:r>
      </w:del>
    </w:p>
    <w:p w14:paraId="48B679B4" w14:textId="75DA4959" w:rsidR="004D5D5E" w:rsidDel="00CF4998" w:rsidRDefault="004D5D5E">
      <w:pPr>
        <w:jc w:val="both"/>
        <w:rPr>
          <w:del w:id="820" w:author="Shrikanth" w:date="2014-08-27T17:55:00Z"/>
        </w:rPr>
      </w:pPr>
      <w:del w:id="821" w:author="Shrikanth" w:date="2014-08-27T17:55:00Z">
        <w:r w:rsidDel="00CF4998">
          <w:delText xml:space="preserve">When using excel, we start by processing the first accelerometer </w:delText>
        </w:r>
        <w:r w:rsidR="006327D1" w:rsidDel="00CF4998">
          <w:delText>reading file</w:delText>
        </w:r>
        <w:r w:rsidDel="00CF4998">
          <w:delText xml:space="preserve">. After all the steps are performed, we save the processed file. If we were processing the first file i.e., Day1, then we will invoke the svm training to train our model. The user then picks the second accelerometer file and repeats the steps for data transformation. </w:delText>
        </w:r>
        <w:r w:rsidR="009A62B2" w:rsidDel="00CF4998">
          <w:delText>From our second</w:delText>
        </w:r>
        <w:r w:rsidDel="00CF4998">
          <w:delText xml:space="preserve"> file, we will start testing the svm model. Since we have a trained svm model, we will first test our model on the file we just processed and evaluate its accuracy. We then merge the current file with the previous file and again train our svm. This iterative process of testing followed by train</w:delText>
        </w:r>
        <w:r w:rsidR="009A62B2" w:rsidDel="00CF4998">
          <w:delText xml:space="preserve">ing helps </w:delText>
        </w:r>
        <w:r w:rsidDel="00CF4998">
          <w:delText>build a better model.</w:delText>
        </w:r>
      </w:del>
    </w:p>
    <w:p w14:paraId="7FDF15A4" w14:textId="523CE054" w:rsidR="004D5D5E" w:rsidDel="00CF4998" w:rsidRDefault="004D5D5E">
      <w:pPr>
        <w:jc w:val="both"/>
        <w:rPr>
          <w:del w:id="822" w:author="Shrikanth" w:date="2014-08-27T17:55:00Z"/>
        </w:rPr>
      </w:pPr>
    </w:p>
    <w:p w14:paraId="2C4E22F3" w14:textId="5F856950" w:rsidR="004D5D5E" w:rsidDel="00CF4998" w:rsidRDefault="004D5D5E" w:rsidP="004D5D5E">
      <w:pPr>
        <w:jc w:val="both"/>
        <w:rPr>
          <w:del w:id="823" w:author="Shrikanth" w:date="2014-08-27T17:55:00Z"/>
          <w:b/>
        </w:rPr>
      </w:pPr>
      <w:del w:id="824" w:author="Shrikanth" w:date="2014-08-27T17:55:00Z">
        <w:r w:rsidRPr="0088617F" w:rsidDel="00CF4998">
          <w:rPr>
            <w:b/>
          </w:rPr>
          <w:delText xml:space="preserve">Working with </w:delText>
        </w:r>
        <w:r w:rsidDel="00CF4998">
          <w:rPr>
            <w:b/>
          </w:rPr>
          <w:delText xml:space="preserve">Karma. </w:delText>
        </w:r>
      </w:del>
    </w:p>
    <w:p w14:paraId="4C9F8D2F" w14:textId="17F36733" w:rsidR="004D5D5E" w:rsidDel="00CF4998" w:rsidRDefault="004D5D5E" w:rsidP="004D5D5E">
      <w:pPr>
        <w:jc w:val="both"/>
        <w:rPr>
          <w:del w:id="825" w:author="Shrikanth" w:date="2014-08-27T17:55:00Z"/>
        </w:rPr>
      </w:pPr>
      <w:del w:id="826" w:author="Shrikanth" w:date="2014-08-27T17:55:00Z">
        <w:r w:rsidRPr="0088617F" w:rsidDel="00CF4998">
          <w:delText>When</w:delText>
        </w:r>
        <w:r w:rsidDel="00CF4998">
          <w:delText xml:space="preserve"> using </w:delText>
        </w:r>
      </w:del>
      <w:del w:id="827" w:author="Shrikanth" w:date="2014-08-09T17:45:00Z">
        <w:r w:rsidDel="00F356E8">
          <w:delText>k</w:delText>
        </w:r>
      </w:del>
      <w:del w:id="828" w:author="Shrikanth" w:date="2014-08-27T17:55:00Z">
        <w:r w:rsidDel="00CF4998">
          <w:delText xml:space="preserve">arma, we </w:delText>
        </w:r>
      </w:del>
      <w:ins w:id="829" w:author="Yao-Yi Chiang" w:date="2014-08-10T11:17:00Z">
        <w:del w:id="830" w:author="Shrikanth" w:date="2014-08-27T17:55:00Z">
          <w:r w:rsidR="00236B3D" w:rsidDel="00CF4998">
            <w:delText>the</w:delText>
          </w:r>
        </w:del>
      </w:ins>
      <w:ins w:id="831" w:author="Yao-Yi Chiang" w:date="2014-08-10T11:19:00Z">
        <w:del w:id="832" w:author="Shrikanth" w:date="2014-08-27T17:55:00Z">
          <w:r w:rsidR="00236B3D" w:rsidDel="00CF4998">
            <w:delText>re were one-time setup tasks in which t</w:delText>
          </w:r>
        </w:del>
      </w:ins>
      <w:ins w:id="833" w:author="Yao-Yi Chiang" w:date="2014-08-10T11:17:00Z">
        <w:del w:id="834" w:author="Shrikanth" w:date="2014-08-27T17:55:00Z">
          <w:r w:rsidR="00236B3D" w:rsidDel="00CF4998">
            <w:delText xml:space="preserve">he user </w:delText>
          </w:r>
        </w:del>
      </w:ins>
      <w:del w:id="835" w:author="Shrikanth" w:date="2014-08-27T17:55:00Z">
        <w:r w:rsidDel="00CF4998">
          <w:delText>first model</w:delText>
        </w:r>
      </w:del>
      <w:ins w:id="836" w:author="Yao-Yi Chiang" w:date="2014-08-10T10:15:00Z">
        <w:del w:id="837" w:author="Shrikanth" w:date="2014-08-27T17:55:00Z">
          <w:r w:rsidR="00F53C80" w:rsidDel="00CF4998">
            <w:delText>ed</w:delText>
          </w:r>
        </w:del>
      </w:ins>
      <w:del w:id="838" w:author="Shrikanth" w:date="2014-08-27T17:55:00Z">
        <w:r w:rsidDel="00CF4998">
          <w:delText xml:space="preserve"> all </w:delText>
        </w:r>
      </w:del>
      <w:ins w:id="839" w:author="Yao-Yi Chiang" w:date="2014-08-10T10:15:00Z">
        <w:del w:id="840" w:author="Shrikanth" w:date="2014-08-27T17:55:00Z">
          <w:r w:rsidR="00F53C80" w:rsidDel="00CF4998">
            <w:delText xml:space="preserve">of </w:delText>
          </w:r>
        </w:del>
      </w:ins>
      <w:del w:id="841" w:author="Shrikanth" w:date="2014-08-27T17:55:00Z">
        <w:r w:rsidDel="00CF4998">
          <w:delText xml:space="preserve">our services by adding semantic types to the </w:delText>
        </w:r>
      </w:del>
      <w:ins w:id="842" w:author="Yao-Yi Chiang" w:date="2014-08-10T10:15:00Z">
        <w:del w:id="843" w:author="Shrikanth" w:date="2014-08-27T17:55:00Z">
          <w:r w:rsidR="00F53C80" w:rsidDel="00CF4998">
            <w:delText xml:space="preserve">service </w:delText>
          </w:r>
        </w:del>
      </w:ins>
      <w:del w:id="844" w:author="Shrikanth" w:date="2014-08-27T17:55:00Z">
        <w:r w:rsidDel="00CF4998">
          <w:delText xml:space="preserve">inputs. We </w:delText>
        </w:r>
      </w:del>
      <w:ins w:id="845" w:author="Yao-Yi Chiang" w:date="2014-08-10T11:17:00Z">
        <w:del w:id="846" w:author="Shrikanth" w:date="2014-08-27T17:55:00Z">
          <w:r w:rsidR="00236B3D" w:rsidDel="00CF4998">
            <w:delText xml:space="preserve">The user </w:delText>
          </w:r>
        </w:del>
      </w:ins>
      <w:del w:id="847" w:author="Shrikanth" w:date="2014-08-27T17:55:00Z">
        <w:r w:rsidDel="00CF4998">
          <w:delText>model</w:delText>
        </w:r>
      </w:del>
      <w:ins w:id="848" w:author="Yao-Yi Chiang" w:date="2014-08-10T10:15:00Z">
        <w:del w:id="849" w:author="Shrikanth" w:date="2014-08-27T17:55:00Z">
          <w:r w:rsidR="00F53C80" w:rsidDel="00CF4998">
            <w:delText>ed</w:delText>
          </w:r>
        </w:del>
      </w:ins>
      <w:del w:id="850" w:author="Shrikanth" w:date="2014-08-27T17:55:00Z">
        <w:r w:rsidDel="00CF4998">
          <w:delText xml:space="preserve"> the following data files:</w:delText>
        </w:r>
      </w:del>
    </w:p>
    <w:p w14:paraId="1FF813CD" w14:textId="6FCADCC7" w:rsidR="004D5D5E" w:rsidDel="00CF4998" w:rsidRDefault="004D5D5E" w:rsidP="004D5D5E">
      <w:pPr>
        <w:pStyle w:val="ListParagraph"/>
        <w:numPr>
          <w:ilvl w:val="0"/>
          <w:numId w:val="8"/>
        </w:numPr>
        <w:jc w:val="both"/>
        <w:rPr>
          <w:del w:id="851" w:author="Shrikanth" w:date="2014-08-27T17:55:00Z"/>
        </w:rPr>
      </w:pPr>
      <w:del w:id="852" w:author="Shrikanth" w:date="2014-08-27T17:55:00Z">
        <w:r w:rsidDel="00CF4998">
          <w:delText>Accelerometer sensor data - to add the magnitude and extract the timestamp.</w:delText>
        </w:r>
      </w:del>
    </w:p>
    <w:p w14:paraId="0B1C5D24" w14:textId="5484A28C" w:rsidR="004D5D5E" w:rsidDel="00CF4998" w:rsidRDefault="004D5D5E" w:rsidP="004D5D5E">
      <w:pPr>
        <w:pStyle w:val="ListParagraph"/>
        <w:numPr>
          <w:ilvl w:val="0"/>
          <w:numId w:val="8"/>
        </w:numPr>
        <w:jc w:val="both"/>
        <w:rPr>
          <w:del w:id="853" w:author="Shrikanth" w:date="2014-08-27T17:55:00Z"/>
        </w:rPr>
      </w:pPr>
      <w:del w:id="854" w:author="Shrikanth" w:date="2014-08-27T17:55:00Z">
        <w:r w:rsidDel="00CF4998">
          <w:delText xml:space="preserve">Accelerometer data with DFT values – The result of the DFT service </w:delText>
        </w:r>
      </w:del>
    </w:p>
    <w:p w14:paraId="5A2DF45C" w14:textId="7F5CB032" w:rsidR="004D5D5E" w:rsidDel="00CF4998" w:rsidRDefault="004D5D5E" w:rsidP="004D5D5E">
      <w:pPr>
        <w:pStyle w:val="ListParagraph"/>
        <w:numPr>
          <w:ilvl w:val="0"/>
          <w:numId w:val="8"/>
        </w:numPr>
        <w:jc w:val="both"/>
        <w:rPr>
          <w:del w:id="855" w:author="Shrikanth" w:date="2014-08-27T17:55:00Z"/>
        </w:rPr>
      </w:pPr>
      <w:del w:id="856" w:author="Shrikanth" w:date="2014-08-27T17:55:00Z">
        <w:r w:rsidDel="00CF4998">
          <w:delText>LocationSensor data – to model the speed, accuracy and timestamp columns</w:delText>
        </w:r>
      </w:del>
    </w:p>
    <w:p w14:paraId="300455CC" w14:textId="3E469AFF" w:rsidR="004D5D5E" w:rsidDel="00CF4998" w:rsidRDefault="004D5D5E" w:rsidP="004D5D5E">
      <w:pPr>
        <w:pStyle w:val="ListParagraph"/>
        <w:numPr>
          <w:ilvl w:val="0"/>
          <w:numId w:val="8"/>
        </w:numPr>
        <w:jc w:val="both"/>
        <w:rPr>
          <w:del w:id="857" w:author="Shrikanth" w:date="2014-08-27T17:55:00Z"/>
        </w:rPr>
      </w:pPr>
      <w:del w:id="858" w:author="Shrikanth" w:date="2014-08-27T17:55:00Z">
        <w:r w:rsidDel="00CF4998">
          <w:delText xml:space="preserve">AddDFT service – here we model the inputs for the </w:delText>
        </w:r>
      </w:del>
      <w:del w:id="859" w:author="Shrikanth" w:date="2014-08-09T17:45:00Z">
        <w:r w:rsidDel="00F356E8">
          <w:delText xml:space="preserve">addDFT </w:delText>
        </w:r>
      </w:del>
      <w:del w:id="860" w:author="Shrikanth" w:date="2014-08-27T17:55:00Z">
        <w:r w:rsidDel="00CF4998">
          <w:delText>service along with other meta data like service url, invocation method (get or post) etc.</w:delText>
        </w:r>
      </w:del>
    </w:p>
    <w:p w14:paraId="315C4DEC" w14:textId="35B4FF41" w:rsidR="004D5D5E" w:rsidDel="00CF4998" w:rsidRDefault="004D5D5E" w:rsidP="004D5D5E">
      <w:pPr>
        <w:pStyle w:val="ListParagraph"/>
        <w:numPr>
          <w:ilvl w:val="0"/>
          <w:numId w:val="8"/>
        </w:numPr>
        <w:jc w:val="both"/>
        <w:rPr>
          <w:del w:id="861" w:author="Shrikanth" w:date="2014-08-27T17:55:00Z"/>
        </w:rPr>
      </w:pPr>
      <w:del w:id="862" w:author="Shrikanth" w:date="2014-08-27T17:55:00Z">
        <w:r w:rsidDel="00CF4998">
          <w:delText>GetLabel – this service gets us the mode of transport for the given timestamp</w:delText>
        </w:r>
      </w:del>
    </w:p>
    <w:p w14:paraId="3D263645" w14:textId="01621F6B" w:rsidR="004D5D5E" w:rsidDel="00CF4998" w:rsidRDefault="004D5D5E" w:rsidP="004D5D5E">
      <w:pPr>
        <w:pStyle w:val="ListParagraph"/>
        <w:numPr>
          <w:ilvl w:val="0"/>
          <w:numId w:val="8"/>
        </w:numPr>
        <w:jc w:val="both"/>
        <w:rPr>
          <w:del w:id="863" w:author="Shrikanth" w:date="2014-08-27T17:55:00Z"/>
        </w:rPr>
      </w:pPr>
      <w:del w:id="864" w:author="Shrikanth" w:date="2014-08-27T17:55:00Z">
        <w:r w:rsidDel="00CF4998">
          <w:delText xml:space="preserve">SVM Training – This service model defines the </w:delText>
        </w:r>
      </w:del>
      <w:del w:id="865" w:author="Shrikanth" w:date="2014-08-10T14:34:00Z">
        <w:r w:rsidDel="00C107FD">
          <w:delText xml:space="preserve">svm </w:delText>
        </w:r>
      </w:del>
      <w:del w:id="866" w:author="Shrikanth" w:date="2014-08-27T17:55:00Z">
        <w:r w:rsidDel="00CF4998">
          <w:delText>training and its inputs</w:delText>
        </w:r>
      </w:del>
    </w:p>
    <w:p w14:paraId="7DFCBF3E" w14:textId="5801CB6D" w:rsidR="004D5D5E" w:rsidDel="00CF4998" w:rsidRDefault="004D5D5E" w:rsidP="004D5D5E">
      <w:pPr>
        <w:pStyle w:val="ListParagraph"/>
        <w:numPr>
          <w:ilvl w:val="0"/>
          <w:numId w:val="8"/>
        </w:numPr>
        <w:jc w:val="both"/>
        <w:rPr>
          <w:del w:id="867" w:author="Shrikanth" w:date="2014-08-27T17:55:00Z"/>
        </w:rPr>
      </w:pPr>
      <w:del w:id="868" w:author="Shrikanth" w:date="2014-08-27T17:55:00Z">
        <w:r w:rsidDel="00CF4998">
          <w:delText xml:space="preserve">SVM Testing – This service model defines the </w:delText>
        </w:r>
      </w:del>
      <w:del w:id="869" w:author="Shrikanth" w:date="2014-08-10T14:34:00Z">
        <w:r w:rsidDel="00C107FD">
          <w:delText xml:space="preserve">svm </w:delText>
        </w:r>
      </w:del>
      <w:del w:id="870" w:author="Shrikanth" w:date="2014-08-27T17:55:00Z">
        <w:r w:rsidDel="00CF4998">
          <w:delText>testing and its inputs</w:delText>
        </w:r>
      </w:del>
    </w:p>
    <w:p w14:paraId="6441A6FB" w14:textId="57E5E691" w:rsidR="004D5D5E" w:rsidDel="00CF4998" w:rsidRDefault="004D5D5E" w:rsidP="004D5D5E">
      <w:pPr>
        <w:pStyle w:val="ListParagraph"/>
        <w:jc w:val="both"/>
        <w:rPr>
          <w:del w:id="871" w:author="Shrikanth" w:date="2014-08-27T17:55:00Z"/>
        </w:rPr>
      </w:pPr>
    </w:p>
    <w:p w14:paraId="45AFD5F5" w14:textId="7BEF238D" w:rsidR="004D5D5E" w:rsidDel="00CF4998" w:rsidRDefault="004D5D5E">
      <w:pPr>
        <w:jc w:val="both"/>
        <w:rPr>
          <w:del w:id="872" w:author="Shrikanth" w:date="2014-08-27T17:55:00Z"/>
          <w:b/>
        </w:rPr>
        <w:pPrChange w:id="873" w:author="Yao-Yi Chiang" w:date="2014-08-10T11:17:00Z">
          <w:pPr/>
        </w:pPrChange>
      </w:pPr>
      <w:del w:id="874" w:author="Shrikanth" w:date="2014-08-27T17:55:00Z">
        <w:r w:rsidDel="00CF4998">
          <w:delText>Once we</w:delText>
        </w:r>
      </w:del>
      <w:ins w:id="875" w:author="Yao-Yi Chiang" w:date="2014-08-10T11:17:00Z">
        <w:del w:id="876" w:author="Shrikanth" w:date="2014-08-27T17:55:00Z">
          <w:r w:rsidR="00236B3D" w:rsidDel="00CF4998">
            <w:delText xml:space="preserve">the user </w:delText>
          </w:r>
        </w:del>
      </w:ins>
      <w:del w:id="877" w:author="Shrikanth" w:date="2014-08-27T17:55:00Z">
        <w:r w:rsidDel="00CF4998">
          <w:delText xml:space="preserve"> have modeled all our service, we </w:delText>
        </w:r>
      </w:del>
      <w:ins w:id="878" w:author="Yao-Yi Chiang" w:date="2014-08-10T11:17:00Z">
        <w:del w:id="879" w:author="Shrikanth" w:date="2014-08-27T17:55:00Z">
          <w:r w:rsidR="00236B3D" w:rsidDel="00CF4998">
            <w:delText xml:space="preserve">he </w:delText>
          </w:r>
        </w:del>
      </w:ins>
      <w:del w:id="880" w:author="Shrikanth" w:date="2014-08-27T17:55:00Z">
        <w:r w:rsidDel="00CF4998">
          <w:delText>start up upload</w:delText>
        </w:r>
      </w:del>
      <w:ins w:id="881" w:author="Yao-Yi Chiang" w:date="2014-08-10T10:18:00Z">
        <w:del w:id="882" w:author="Shrikanth" w:date="2014-08-27T17:55:00Z">
          <w:r w:rsidR="00F24DBC" w:rsidDel="00CF4998">
            <w:delText>ed</w:delText>
          </w:r>
        </w:del>
      </w:ins>
      <w:del w:id="883" w:author="Shrikanth" w:date="2014-08-27T17:55:00Z">
        <w:r w:rsidDel="00CF4998">
          <w:delText>ing each file in the data set</w:delText>
        </w:r>
      </w:del>
      <w:ins w:id="884" w:author="Yao-Yi Chiang" w:date="2014-08-10T10:18:00Z">
        <w:del w:id="885" w:author="Shrikanth" w:date="2014-08-27T17:55:00Z">
          <w:r w:rsidR="00F24DBC" w:rsidDel="00CF4998">
            <w:delText>of the collected data</w:delText>
          </w:r>
        </w:del>
      </w:ins>
      <w:del w:id="886" w:author="Shrikanth" w:date="2014-08-27T17:55:00Z">
        <w:r w:rsidDel="00CF4998">
          <w:delText xml:space="preserve"> and apply</w:delText>
        </w:r>
      </w:del>
      <w:ins w:id="887" w:author="Yao-Yi Chiang" w:date="2014-08-10T10:18:00Z">
        <w:del w:id="888" w:author="Shrikanth" w:date="2014-08-27T17:55:00Z">
          <w:r w:rsidR="00F24DBC" w:rsidDel="00CF4998">
            <w:delText>applied</w:delText>
          </w:r>
        </w:del>
      </w:ins>
      <w:del w:id="889" w:author="Shrikanth" w:date="2014-08-27T17:55:00Z">
        <w:r w:rsidDel="00CF4998">
          <w:delText xml:space="preserve"> the </w:delText>
        </w:r>
      </w:del>
      <w:ins w:id="890" w:author="Yao-Yi Chiang" w:date="2014-08-10T10:18:00Z">
        <w:del w:id="891" w:author="Shrikanth" w:date="2014-08-27T17:55:00Z">
          <w:r w:rsidR="00F24DBC" w:rsidDel="00CF4998">
            <w:delText xml:space="preserve">semantic </w:delText>
          </w:r>
        </w:del>
      </w:ins>
      <w:del w:id="892" w:author="Shrikanth" w:date="2014-08-27T17:55:00Z">
        <w:r w:rsidDel="00CF4998">
          <w:delText xml:space="preserve">models. Karma </w:delText>
        </w:r>
      </w:del>
      <w:ins w:id="893" w:author="Yao-Yi Chiang" w:date="2014-08-10T10:18:00Z">
        <w:del w:id="894" w:author="Shrikanth" w:date="2014-08-27T17:55:00Z">
          <w:r w:rsidR="00F24DBC" w:rsidDel="00CF4998">
            <w:delText>automatically applied</w:delText>
          </w:r>
        </w:del>
      </w:ins>
      <w:del w:id="895" w:author="Shrikanth" w:date="2014-08-27T17:55:00Z">
        <w:r w:rsidDel="00CF4998">
          <w:delText>plays all the transformations defined in the model</w:delText>
        </w:r>
      </w:del>
      <w:ins w:id="896" w:author="Yao-Yi Chiang" w:date="2014-08-10T10:19:00Z">
        <w:del w:id="897" w:author="Shrikanth" w:date="2014-08-27T17:55:00Z">
          <w:r w:rsidR="00F24DBC" w:rsidDel="00CF4998">
            <w:delText>s</w:delText>
          </w:r>
        </w:del>
      </w:ins>
      <w:del w:id="898" w:author="Shrikanth" w:date="2014-08-27T17:55:00Z">
        <w:r w:rsidDel="00CF4998">
          <w:delText xml:space="preserve"> over the data sets and reduce</w:delText>
        </w:r>
      </w:del>
      <w:ins w:id="899" w:author="Yao-Yi Chiang" w:date="2014-08-10T10:19:00Z">
        <w:del w:id="900" w:author="Shrikanth" w:date="2014-08-27T17:55:00Z">
          <w:r w:rsidR="00F24DBC" w:rsidDel="00CF4998">
            <w:delText>d</w:delText>
          </w:r>
        </w:del>
      </w:ins>
      <w:del w:id="901" w:author="Shrikanth" w:date="2014-08-27T17:55:00Z">
        <w:r w:rsidDel="00CF4998">
          <w:delText>s most of the human efforts</w:delText>
        </w:r>
      </w:del>
      <w:ins w:id="902" w:author="Yao-Yi Chiang" w:date="2014-08-10T10:19:00Z">
        <w:del w:id="903" w:author="Shrikanth" w:date="2014-08-27T17:55:00Z">
          <w:r w:rsidR="00F24DBC" w:rsidDel="00CF4998">
            <w:delText>.</w:delText>
          </w:r>
        </w:del>
      </w:ins>
      <w:del w:id="904" w:author="Shrikanth" w:date="2014-08-27T17:55:00Z">
        <w:r w:rsidDel="00CF4998">
          <w:delText xml:space="preserve"> At the end of processing each file, we </w:delText>
        </w:r>
      </w:del>
      <w:ins w:id="905" w:author="Yao-Yi Chiang" w:date="2014-08-10T11:17:00Z">
        <w:del w:id="906" w:author="Shrikanth" w:date="2014-08-27T17:55:00Z">
          <w:r w:rsidR="00236B3D" w:rsidDel="00CF4998">
            <w:delText xml:space="preserve">the user </w:delText>
          </w:r>
        </w:del>
      </w:ins>
      <w:del w:id="907" w:author="Shrikanth" w:date="2014-08-27T17:55:00Z">
        <w:r w:rsidDel="00CF4998">
          <w:delText>invoke</w:delText>
        </w:r>
      </w:del>
      <w:ins w:id="908" w:author="Yao-Yi Chiang" w:date="2014-08-10T10:19:00Z">
        <w:del w:id="909" w:author="Shrikanth" w:date="2014-08-27T17:55:00Z">
          <w:r w:rsidR="00F24DBC" w:rsidDel="00CF4998">
            <w:delText>d</w:delText>
          </w:r>
        </w:del>
      </w:ins>
      <w:del w:id="910" w:author="Shrikanth" w:date="2014-08-27T17:55:00Z">
        <w:r w:rsidDel="00CF4998">
          <w:delText xml:space="preserve"> the svm </w:delText>
        </w:r>
      </w:del>
      <w:ins w:id="911" w:author="Yao-Yi Chiang" w:date="2014-08-10T10:19:00Z">
        <w:del w:id="912" w:author="Shrikanth" w:date="2014-08-27T17:55:00Z">
          <w:r w:rsidR="00F24DBC" w:rsidDel="00CF4998">
            <w:delText xml:space="preserve">SVM </w:delText>
          </w:r>
        </w:del>
      </w:ins>
      <w:del w:id="913" w:author="Shrikanth" w:date="2014-08-27T17:55:00Z">
        <w:r w:rsidDel="00CF4998">
          <w:delText xml:space="preserve">testing and training </w:delText>
        </w:r>
      </w:del>
      <w:ins w:id="914" w:author="Yao-Yi Chiang" w:date="2014-08-10T10:19:00Z">
        <w:del w:id="915" w:author="Shrikanth" w:date="2014-08-27T17:55:00Z">
          <w:r w:rsidR="00F24DBC" w:rsidDel="00CF4998">
            <w:delText>services.</w:delText>
          </w:r>
        </w:del>
      </w:ins>
      <w:del w:id="916" w:author="Shrikanth" w:date="2014-08-27T17:55:00Z">
        <w:r w:rsidDel="00CF4998">
          <w:delText xml:space="preserve">of the model For the first file, we only invoke svm training. </w:delText>
        </w:r>
      </w:del>
    </w:p>
    <w:p w14:paraId="50F7DDC6" w14:textId="2033D415" w:rsidR="00236B3D" w:rsidRPr="0088617F" w:rsidDel="00CF4998" w:rsidRDefault="00236B3D" w:rsidP="004D5D5E">
      <w:pPr>
        <w:jc w:val="both"/>
        <w:rPr>
          <w:ins w:id="917" w:author="Yao-Yi Chiang" w:date="2014-08-10T11:17:00Z"/>
          <w:del w:id="918" w:author="Shrikanth" w:date="2014-08-27T17:55:00Z"/>
        </w:rPr>
      </w:pPr>
    </w:p>
    <w:p w14:paraId="05AFEBA1" w14:textId="7F5BE6D7" w:rsidR="004D5D5E" w:rsidDel="00CF4998" w:rsidRDefault="004D5D5E" w:rsidP="00236B3D">
      <w:pPr>
        <w:jc w:val="both"/>
        <w:rPr>
          <w:del w:id="919" w:author="Shrikanth" w:date="2014-08-27T17:55:00Z"/>
        </w:rPr>
      </w:pPr>
    </w:p>
    <w:p w14:paraId="77AAA196" w14:textId="03B3D5AC" w:rsidR="00236B3D" w:rsidDel="00CF4998" w:rsidRDefault="00236B3D">
      <w:pPr>
        <w:jc w:val="both"/>
        <w:rPr>
          <w:ins w:id="920" w:author="Yao-Yi Chiang" w:date="2014-08-10T11:18:00Z"/>
          <w:del w:id="921" w:author="Shrikanth" w:date="2014-08-27T17:55:00Z"/>
        </w:rPr>
        <w:pPrChange w:id="922" w:author="Yao-Yi Chiang" w:date="2014-08-10T11:17:00Z">
          <w:pPr/>
        </w:pPrChange>
      </w:pPr>
    </w:p>
    <w:p w14:paraId="2C709FAE" w14:textId="45B75F7D" w:rsidR="00236B3D" w:rsidDel="00CF4998" w:rsidRDefault="00236B3D" w:rsidP="00236B3D">
      <w:pPr>
        <w:jc w:val="both"/>
        <w:rPr>
          <w:ins w:id="923" w:author="Yao-Yi Chiang" w:date="2014-08-10T11:18:00Z"/>
          <w:del w:id="924" w:author="Shrikanth" w:date="2014-08-27T17:55:00Z"/>
          <w:b/>
        </w:rPr>
      </w:pPr>
      <w:ins w:id="925" w:author="Yao-Yi Chiang" w:date="2014-08-10T11:18:00Z">
        <w:del w:id="926" w:author="Shrikanth" w:date="2014-08-27T17:55:00Z">
          <w:r w:rsidRPr="0088617F" w:rsidDel="00CF4998">
            <w:rPr>
              <w:b/>
            </w:rPr>
            <w:delText xml:space="preserve">Working with </w:delText>
          </w:r>
          <w:r w:rsidDel="00CF4998">
            <w:rPr>
              <w:b/>
            </w:rPr>
            <w:delText xml:space="preserve">Excel. </w:delText>
          </w:r>
        </w:del>
      </w:ins>
    </w:p>
    <w:p w14:paraId="537AE359" w14:textId="230223F7" w:rsidR="00236B3D" w:rsidDel="00CF4998" w:rsidRDefault="00236B3D" w:rsidP="004D5D5E">
      <w:pPr>
        <w:jc w:val="both"/>
        <w:rPr>
          <w:ins w:id="927" w:author="Yao-Yi Chiang" w:date="2014-08-10T11:18:00Z"/>
          <w:del w:id="928" w:author="Shrikanth" w:date="2014-08-27T17:55:00Z"/>
        </w:rPr>
      </w:pPr>
      <w:ins w:id="929" w:author="Yao-Yi Chiang" w:date="2014-08-10T11:18:00Z">
        <w:del w:id="930" w:author="Shrikanth" w:date="2014-08-27T17:55:00Z">
          <w:r w:rsidDel="00CF4998">
            <w:delText xml:space="preserve">When using Excel, the user did not need </w:delText>
          </w:r>
        </w:del>
      </w:ins>
      <w:ins w:id="931" w:author="Yao-Yi Chiang" w:date="2014-08-10T11:20:00Z">
        <w:del w:id="932" w:author="Shrikanth" w:date="2014-08-27T17:55:00Z">
          <w:r w:rsidDel="00CF4998">
            <w:delText xml:space="preserve">to </w:delText>
          </w:r>
        </w:del>
      </w:ins>
      <w:ins w:id="933" w:author="Yao-Yi Chiang" w:date="2014-08-10T11:18:00Z">
        <w:del w:id="934" w:author="Shrikanth" w:date="2014-08-27T17:55:00Z">
          <w:r w:rsidDel="00CF4998">
            <w:delText>setup the application.</w:delText>
          </w:r>
        </w:del>
      </w:ins>
    </w:p>
    <w:p w14:paraId="269A07B7" w14:textId="242A75A0" w:rsidR="00C01378" w:rsidDel="00CF4998" w:rsidRDefault="00C01378">
      <w:pPr>
        <w:jc w:val="both"/>
        <w:rPr>
          <w:del w:id="935" w:author="Shrikanth" w:date="2014-08-27T17:55:00Z"/>
          <w:b/>
        </w:rPr>
        <w:pPrChange w:id="936" w:author="Yao-Yi Chiang" w:date="2014-08-10T11:17:00Z">
          <w:pPr/>
        </w:pPrChange>
      </w:pPr>
    </w:p>
    <w:p w14:paraId="211D9625" w14:textId="4F0AEA69" w:rsidR="00B75790" w:rsidDel="00CF4998" w:rsidRDefault="00B75790" w:rsidP="00B75790">
      <w:pPr>
        <w:rPr>
          <w:del w:id="937" w:author="Shrikanth" w:date="2014-08-27T17:55:00Z"/>
          <w:b/>
        </w:rPr>
      </w:pPr>
      <w:del w:id="938" w:author="Shrikanth" w:date="2014-08-27T17:55:00Z">
        <w:r w:rsidDel="00CF4998">
          <w:rPr>
            <w:b/>
          </w:rPr>
          <w:delText>Step wise</w:delText>
        </w:r>
      </w:del>
      <w:ins w:id="939" w:author="Yao-Yi Chiang" w:date="2014-08-09T12:23:00Z">
        <w:del w:id="940" w:author="Shrikanth" w:date="2014-08-27T17:55:00Z">
          <w:r w:rsidR="002C656A" w:rsidDel="00CF4998">
            <w:rPr>
              <w:b/>
            </w:rPr>
            <w:delText>Stepwise</w:delText>
          </w:r>
        </w:del>
      </w:ins>
      <w:del w:id="941" w:author="Shrikanth" w:date="2014-08-27T17:55:00Z">
        <w:r w:rsidDel="00CF4998">
          <w:rPr>
            <w:b/>
          </w:rPr>
          <w:delText xml:space="preserve"> time chart for processing</w:delText>
        </w:r>
        <w:r w:rsidR="005B7461" w:rsidDel="00CF4998">
          <w:rPr>
            <w:b/>
          </w:rPr>
          <w:delText xml:space="preserve"> one file</w:delText>
        </w:r>
        <w:r w:rsidDel="00CF4998">
          <w:rPr>
            <w:b/>
          </w:rPr>
          <w:delText xml:space="preserve"> using karma </w:delText>
        </w:r>
      </w:del>
      <w:ins w:id="942" w:author="Yao-Yi Chiang" w:date="2014-08-10T11:19:00Z">
        <w:del w:id="943" w:author="Shrikanth" w:date="2014-08-27T17:55:00Z">
          <w:r w:rsidR="00236B3D" w:rsidDel="00CF4998">
            <w:rPr>
              <w:b/>
            </w:rPr>
            <w:delText xml:space="preserve">Karma </w:delText>
          </w:r>
        </w:del>
      </w:ins>
      <w:del w:id="944" w:author="Shrikanth" w:date="2014-08-27T17:55:00Z">
        <w:r w:rsidDel="00CF4998">
          <w:rPr>
            <w:b/>
          </w:rPr>
          <w:delText xml:space="preserve">and </w:delText>
        </w:r>
      </w:del>
      <w:ins w:id="945" w:author="Yao-Yi Chiang" w:date="2014-08-10T11:19:00Z">
        <w:del w:id="946" w:author="Shrikanth" w:date="2014-08-27T17:55:00Z">
          <w:r w:rsidR="00236B3D" w:rsidDel="00CF4998">
            <w:rPr>
              <w:b/>
            </w:rPr>
            <w:delText>E</w:delText>
          </w:r>
        </w:del>
      </w:ins>
      <w:del w:id="947" w:author="Shrikanth" w:date="2014-08-27T17:55:00Z">
        <w:r w:rsidDel="00CF4998">
          <w:rPr>
            <w:b/>
          </w:rPr>
          <w:delText>excel</w:delText>
        </w:r>
      </w:del>
    </w:p>
    <w:p w14:paraId="57C585B7" w14:textId="70CF9702" w:rsidR="00141B1E" w:rsidDel="00CF4998" w:rsidRDefault="00141B1E">
      <w:pPr>
        <w:rPr>
          <w:del w:id="948" w:author="Shrikanth" w:date="2014-08-27T17:55:00Z"/>
        </w:rPr>
        <w:pPrChange w:id="949" w:author="Yao-Yi Chiang" w:date="2014-08-10T11:18:00Z">
          <w:pPr>
            <w:ind w:left="-540"/>
          </w:pPr>
        </w:pPrChange>
      </w:pPr>
    </w:p>
    <w:p w14:paraId="0A99FA6E" w14:textId="66E111E6" w:rsidR="00B75790" w:rsidDel="00CF4998" w:rsidRDefault="00B75790" w:rsidP="00925D10">
      <w:pPr>
        <w:ind w:left="-540"/>
        <w:rPr>
          <w:del w:id="950" w:author="Shrikanth" w:date="2014-08-27T17:55:00Z"/>
        </w:rPr>
      </w:pPr>
    </w:p>
    <w:tbl>
      <w:tblPr>
        <w:tblStyle w:val="LightShading-Accent1"/>
        <w:tblW w:w="9820"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820"/>
        <w:gridCol w:w="4540"/>
        <w:gridCol w:w="1120"/>
        <w:gridCol w:w="1780"/>
        <w:gridCol w:w="1560"/>
      </w:tblGrid>
      <w:tr w:rsidR="00925D10" w:rsidRPr="002B7F3B" w:rsidDel="00CF4998" w14:paraId="6A8ED83F" w14:textId="7D7EA3B9" w:rsidTr="009E5910">
        <w:trPr>
          <w:cnfStyle w:val="100000000000" w:firstRow="1" w:lastRow="0" w:firstColumn="0" w:lastColumn="0" w:oddVBand="0" w:evenVBand="0" w:oddHBand="0" w:evenHBand="0" w:firstRowFirstColumn="0" w:firstRowLastColumn="0" w:lastRowFirstColumn="0" w:lastRowLastColumn="0"/>
          <w:trHeight w:val="300"/>
          <w:del w:id="951" w:author="Shrikanth" w:date="2014-08-27T17:55:00Z"/>
        </w:trPr>
        <w:tc>
          <w:tcPr>
            <w:cnfStyle w:val="001000000000" w:firstRow="0" w:lastRow="0" w:firstColumn="1" w:lastColumn="0" w:oddVBand="0" w:evenVBand="0" w:oddHBand="0" w:evenHBand="0" w:firstRowFirstColumn="0" w:firstRowLastColumn="0" w:lastRowFirstColumn="0" w:lastRowLastColumn="0"/>
            <w:tcW w:w="9820" w:type="dxa"/>
            <w:gridSpan w:val="5"/>
            <w:tcBorders>
              <w:top w:val="none" w:sz="0" w:space="0" w:color="auto"/>
              <w:left w:val="none" w:sz="0" w:space="0" w:color="auto"/>
              <w:bottom w:val="none" w:sz="0" w:space="0" w:color="auto"/>
              <w:right w:val="none" w:sz="0" w:space="0" w:color="auto"/>
            </w:tcBorders>
            <w:hideMark/>
          </w:tcPr>
          <w:p w14:paraId="7F43E400" w14:textId="6814B55D" w:rsidR="00925D10" w:rsidRPr="002B7F3B" w:rsidDel="00CF4998" w:rsidRDefault="00D15B85" w:rsidP="00925D10">
            <w:pPr>
              <w:jc w:val="center"/>
              <w:rPr>
                <w:del w:id="952" w:author="Shrikanth" w:date="2014-08-27T17:55:00Z"/>
                <w:rFonts w:ascii="Calibri" w:eastAsia="Times New Roman" w:hAnsi="Calibri" w:cs="Times New Roman"/>
                <w:b w:val="0"/>
                <w:bCs w:val="0"/>
                <w:color w:val="000000"/>
              </w:rPr>
            </w:pPr>
            <w:del w:id="953" w:author="Shrikanth" w:date="2014-08-27T17:55:00Z">
              <w:r w:rsidDel="00CF4998">
                <w:rPr>
                  <w:rFonts w:ascii="Calibri" w:eastAsia="Times New Roman" w:hAnsi="Calibri" w:cs="Times New Roman"/>
                  <w:b w:val="0"/>
                  <w:bCs w:val="0"/>
                  <w:color w:val="000000"/>
                </w:rPr>
                <w:delText>Data Processing using</w:delText>
              </w:r>
              <w:r w:rsidR="00925D10" w:rsidRPr="002B7F3B" w:rsidDel="00CF4998">
                <w:rPr>
                  <w:rFonts w:ascii="Calibri" w:eastAsia="Times New Roman" w:hAnsi="Calibri" w:cs="Times New Roman"/>
                  <w:b w:val="0"/>
                  <w:bCs w:val="0"/>
                  <w:color w:val="000000"/>
                </w:rPr>
                <w:delText xml:space="preserve"> karma</w:delText>
              </w:r>
              <w:r w:rsidR="00CB2B2F" w:rsidDel="00CF4998">
                <w:rPr>
                  <w:rFonts w:ascii="Calibri" w:eastAsia="Times New Roman" w:hAnsi="Calibri" w:cs="Times New Roman"/>
                  <w:b w:val="0"/>
                  <w:bCs w:val="0"/>
                  <w:color w:val="000000"/>
                </w:rPr>
                <w:delText xml:space="preserve"> (Data set 1)</w:delText>
              </w:r>
            </w:del>
          </w:p>
        </w:tc>
      </w:tr>
      <w:tr w:rsidR="00925D10" w:rsidRPr="002B7F3B" w:rsidDel="00CF4998" w14:paraId="0E008C51" w14:textId="5D052D2F" w:rsidTr="009E5910">
        <w:trPr>
          <w:cnfStyle w:val="000000100000" w:firstRow="0" w:lastRow="0" w:firstColumn="0" w:lastColumn="0" w:oddVBand="0" w:evenVBand="0" w:oddHBand="1" w:evenHBand="0" w:firstRowFirstColumn="0" w:firstRowLastColumn="0" w:lastRowFirstColumn="0" w:lastRowLastColumn="0"/>
          <w:trHeight w:val="900"/>
          <w:del w:id="954"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tcBorders>
              <w:left w:val="none" w:sz="0" w:space="0" w:color="auto"/>
              <w:right w:val="none" w:sz="0" w:space="0" w:color="auto"/>
            </w:tcBorders>
            <w:hideMark/>
          </w:tcPr>
          <w:p w14:paraId="050AD9A8" w14:textId="7E5BE278" w:rsidR="00925D10" w:rsidRPr="002B7F3B" w:rsidDel="00CF4998" w:rsidRDefault="00925D10" w:rsidP="00925D10">
            <w:pPr>
              <w:rPr>
                <w:del w:id="955" w:author="Shrikanth" w:date="2014-08-27T17:55:00Z"/>
                <w:rFonts w:ascii="Calibri" w:eastAsia="Times New Roman" w:hAnsi="Calibri" w:cs="Times New Roman"/>
                <w:b w:val="0"/>
                <w:bCs w:val="0"/>
                <w:color w:val="000000"/>
              </w:rPr>
            </w:pPr>
            <w:del w:id="956" w:author="Shrikanth" w:date="2014-08-27T17:55:00Z">
              <w:r w:rsidRPr="002B7F3B" w:rsidDel="00CF4998">
                <w:rPr>
                  <w:rFonts w:ascii="Calibri" w:eastAsia="Times New Roman" w:hAnsi="Calibri" w:cs="Times New Roman"/>
                  <w:b w:val="0"/>
                  <w:bCs w:val="0"/>
                  <w:color w:val="000000"/>
                </w:rPr>
                <w:delText>Sr. No.</w:delText>
              </w:r>
            </w:del>
          </w:p>
        </w:tc>
        <w:tc>
          <w:tcPr>
            <w:tcW w:w="4540" w:type="dxa"/>
            <w:tcBorders>
              <w:left w:val="none" w:sz="0" w:space="0" w:color="auto"/>
              <w:right w:val="none" w:sz="0" w:space="0" w:color="auto"/>
            </w:tcBorders>
            <w:hideMark/>
          </w:tcPr>
          <w:p w14:paraId="0C4CC3AC" w14:textId="260C15F3"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957" w:author="Shrikanth" w:date="2014-08-27T17:55:00Z"/>
                <w:rFonts w:ascii="Calibri" w:eastAsia="Times New Roman" w:hAnsi="Calibri" w:cs="Times New Roman"/>
                <w:b/>
                <w:bCs/>
                <w:color w:val="000000"/>
              </w:rPr>
            </w:pPr>
            <w:del w:id="958" w:author="Shrikanth" w:date="2014-08-27T17:55:00Z">
              <w:r w:rsidRPr="002B7F3B" w:rsidDel="00CF4998">
                <w:rPr>
                  <w:rFonts w:ascii="Calibri" w:eastAsia="Times New Roman" w:hAnsi="Calibri" w:cs="Times New Roman"/>
                  <w:b/>
                  <w:bCs/>
                  <w:color w:val="000000"/>
                </w:rPr>
                <w:delText>Task</w:delText>
              </w:r>
            </w:del>
          </w:p>
        </w:tc>
        <w:tc>
          <w:tcPr>
            <w:tcW w:w="1120" w:type="dxa"/>
            <w:tcBorders>
              <w:left w:val="none" w:sz="0" w:space="0" w:color="auto"/>
              <w:right w:val="none" w:sz="0" w:space="0" w:color="auto"/>
            </w:tcBorders>
            <w:hideMark/>
          </w:tcPr>
          <w:p w14:paraId="77FB5574" w14:textId="38B2C499"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959" w:author="Shrikanth" w:date="2014-08-27T17:55:00Z"/>
                <w:rFonts w:ascii="Calibri" w:eastAsia="Times New Roman" w:hAnsi="Calibri" w:cs="Times New Roman"/>
                <w:b/>
                <w:bCs/>
                <w:color w:val="000000"/>
              </w:rPr>
            </w:pPr>
            <w:del w:id="960" w:author="Shrikanth" w:date="2014-08-27T17:55:00Z">
              <w:r w:rsidRPr="002B7F3B" w:rsidDel="00CF4998">
                <w:rPr>
                  <w:rFonts w:ascii="Calibri" w:eastAsia="Times New Roman" w:hAnsi="Calibri" w:cs="Times New Roman"/>
                  <w:b/>
                  <w:bCs/>
                  <w:color w:val="000000"/>
                </w:rPr>
                <w:delText>User time (sec)</w:delText>
              </w:r>
            </w:del>
          </w:p>
        </w:tc>
        <w:tc>
          <w:tcPr>
            <w:tcW w:w="1780" w:type="dxa"/>
            <w:tcBorders>
              <w:left w:val="none" w:sz="0" w:space="0" w:color="auto"/>
              <w:right w:val="none" w:sz="0" w:space="0" w:color="auto"/>
            </w:tcBorders>
            <w:hideMark/>
          </w:tcPr>
          <w:p w14:paraId="000A3749" w14:textId="3D2CF9B3"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961" w:author="Shrikanth" w:date="2014-08-27T17:55:00Z"/>
                <w:rFonts w:ascii="Calibri" w:eastAsia="Times New Roman" w:hAnsi="Calibri" w:cs="Times New Roman"/>
                <w:b/>
                <w:bCs/>
                <w:color w:val="000000"/>
              </w:rPr>
            </w:pPr>
            <w:del w:id="962" w:author="Shrikanth" w:date="2014-08-27T17:55:00Z">
              <w:r w:rsidRPr="002B7F3B" w:rsidDel="00CF4998">
                <w:rPr>
                  <w:rFonts w:ascii="Calibri" w:eastAsia="Times New Roman" w:hAnsi="Calibri" w:cs="Times New Roman"/>
                  <w:b/>
                  <w:bCs/>
                  <w:color w:val="000000"/>
                </w:rPr>
                <w:delText>System Processing Time (sec)</w:delText>
              </w:r>
            </w:del>
          </w:p>
        </w:tc>
        <w:tc>
          <w:tcPr>
            <w:tcW w:w="1560" w:type="dxa"/>
            <w:tcBorders>
              <w:left w:val="none" w:sz="0" w:space="0" w:color="auto"/>
              <w:right w:val="none" w:sz="0" w:space="0" w:color="auto"/>
            </w:tcBorders>
            <w:hideMark/>
          </w:tcPr>
          <w:p w14:paraId="22F78D9D" w14:textId="017412E3"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963" w:author="Shrikanth" w:date="2014-08-27T17:55:00Z"/>
                <w:rFonts w:ascii="Calibri" w:eastAsia="Times New Roman" w:hAnsi="Calibri" w:cs="Times New Roman"/>
                <w:b/>
                <w:bCs/>
                <w:color w:val="000000"/>
              </w:rPr>
            </w:pPr>
            <w:del w:id="964" w:author="Shrikanth" w:date="2014-08-27T17:55:00Z">
              <w:r w:rsidRPr="002B7F3B" w:rsidDel="00CF4998">
                <w:rPr>
                  <w:rFonts w:ascii="Calibri" w:eastAsia="Times New Roman" w:hAnsi="Calibri" w:cs="Times New Roman"/>
                  <w:b/>
                  <w:bCs/>
                  <w:color w:val="000000"/>
                </w:rPr>
                <w:delText>Time Progress</w:delText>
              </w:r>
            </w:del>
          </w:p>
        </w:tc>
      </w:tr>
      <w:tr w:rsidR="00925D10" w:rsidRPr="002B7F3B" w:rsidDel="00CF4998" w14:paraId="59990DE5" w14:textId="29C222CA" w:rsidTr="009E5910">
        <w:trPr>
          <w:trHeight w:val="300"/>
          <w:del w:id="965"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noWrap/>
            <w:hideMark/>
          </w:tcPr>
          <w:p w14:paraId="4613BD17" w14:textId="2AA3500C" w:rsidR="00925D10" w:rsidRPr="002B7F3B" w:rsidDel="00CF4998" w:rsidRDefault="00925D10" w:rsidP="00925D10">
            <w:pPr>
              <w:jc w:val="right"/>
              <w:rPr>
                <w:del w:id="966" w:author="Shrikanth" w:date="2014-08-27T17:55:00Z"/>
                <w:rFonts w:ascii="Calibri" w:eastAsia="Times New Roman" w:hAnsi="Calibri" w:cs="Times New Roman"/>
                <w:color w:val="000000"/>
              </w:rPr>
            </w:pPr>
            <w:del w:id="967" w:author="Shrikanth" w:date="2014-08-27T17:55:00Z">
              <w:r w:rsidRPr="002B7F3B" w:rsidDel="00CF4998">
                <w:rPr>
                  <w:rFonts w:ascii="Calibri" w:eastAsia="Times New Roman" w:hAnsi="Calibri" w:cs="Times New Roman"/>
                  <w:color w:val="000000"/>
                </w:rPr>
                <w:delText>1</w:delText>
              </w:r>
            </w:del>
          </w:p>
        </w:tc>
        <w:tc>
          <w:tcPr>
            <w:tcW w:w="4540" w:type="dxa"/>
            <w:hideMark/>
          </w:tcPr>
          <w:p w14:paraId="7E4A07FF" w14:textId="5642B7D9" w:rsidR="00925D10" w:rsidRPr="002B7F3B" w:rsidDel="00CF4998" w:rsidRDefault="00925D10" w:rsidP="00925D10">
            <w:pPr>
              <w:cnfStyle w:val="000000000000" w:firstRow="0" w:lastRow="0" w:firstColumn="0" w:lastColumn="0" w:oddVBand="0" w:evenVBand="0" w:oddHBand="0" w:evenHBand="0" w:firstRowFirstColumn="0" w:firstRowLastColumn="0" w:lastRowFirstColumn="0" w:lastRowLastColumn="0"/>
              <w:rPr>
                <w:del w:id="968" w:author="Shrikanth" w:date="2014-08-27T17:55:00Z"/>
                <w:rFonts w:ascii="Calibri" w:eastAsia="Times New Roman" w:hAnsi="Calibri" w:cs="Times New Roman"/>
                <w:color w:val="000000"/>
              </w:rPr>
            </w:pPr>
            <w:del w:id="969" w:author="Shrikanth" w:date="2014-08-27T17:55:00Z">
              <w:r w:rsidRPr="002B7F3B" w:rsidDel="00CF4998">
                <w:rPr>
                  <w:rFonts w:ascii="Calibri" w:eastAsia="Times New Roman" w:hAnsi="Calibri" w:cs="Times New Roman"/>
                  <w:color w:val="000000"/>
                </w:rPr>
                <w:delText>Modeling the LocationProbe dataset</w:delText>
              </w:r>
            </w:del>
          </w:p>
        </w:tc>
        <w:tc>
          <w:tcPr>
            <w:tcW w:w="1120" w:type="dxa"/>
            <w:noWrap/>
            <w:hideMark/>
          </w:tcPr>
          <w:p w14:paraId="7921D05F" w14:textId="39D35B83" w:rsidR="00925D10" w:rsidRPr="002B7F3B" w:rsidDel="00CF4998" w:rsidRDefault="00022BBA" w:rsidP="00925D10">
            <w:pPr>
              <w:jc w:val="right"/>
              <w:cnfStyle w:val="000000000000" w:firstRow="0" w:lastRow="0" w:firstColumn="0" w:lastColumn="0" w:oddVBand="0" w:evenVBand="0" w:oddHBand="0" w:evenHBand="0" w:firstRowFirstColumn="0" w:firstRowLastColumn="0" w:lastRowFirstColumn="0" w:lastRowLastColumn="0"/>
              <w:rPr>
                <w:del w:id="970" w:author="Shrikanth" w:date="2014-08-27T17:55:00Z"/>
                <w:rFonts w:ascii="Calibri" w:eastAsia="Times New Roman" w:hAnsi="Calibri" w:cs="Times New Roman"/>
                <w:color w:val="000000"/>
              </w:rPr>
            </w:pPr>
            <w:del w:id="971" w:author="Shrikanth" w:date="2014-08-27T17:55:00Z">
              <w:r w:rsidDel="00CF4998">
                <w:rPr>
                  <w:rFonts w:ascii="Calibri" w:eastAsia="Times New Roman" w:hAnsi="Calibri" w:cs="Times New Roman"/>
                  <w:color w:val="000000"/>
                </w:rPr>
                <w:delText>34</w:delText>
              </w:r>
            </w:del>
          </w:p>
        </w:tc>
        <w:tc>
          <w:tcPr>
            <w:tcW w:w="1780" w:type="dxa"/>
            <w:noWrap/>
            <w:hideMark/>
          </w:tcPr>
          <w:p w14:paraId="2143CDC4" w14:textId="1DCC1574" w:rsidR="00925D10" w:rsidRPr="002B7F3B" w:rsidDel="00CF4998" w:rsidRDefault="00022BBA" w:rsidP="00925D10">
            <w:pPr>
              <w:jc w:val="right"/>
              <w:cnfStyle w:val="000000000000" w:firstRow="0" w:lastRow="0" w:firstColumn="0" w:lastColumn="0" w:oddVBand="0" w:evenVBand="0" w:oddHBand="0" w:evenHBand="0" w:firstRowFirstColumn="0" w:firstRowLastColumn="0" w:lastRowFirstColumn="0" w:lastRowLastColumn="0"/>
              <w:rPr>
                <w:del w:id="972" w:author="Shrikanth" w:date="2014-08-27T17:55:00Z"/>
                <w:rFonts w:ascii="Calibri" w:eastAsia="Times New Roman" w:hAnsi="Calibri" w:cs="Times New Roman"/>
                <w:color w:val="000000"/>
              </w:rPr>
            </w:pPr>
            <w:del w:id="973" w:author="Shrikanth" w:date="2014-08-27T17:55:00Z">
              <w:r w:rsidDel="00CF4998">
                <w:rPr>
                  <w:rFonts w:ascii="Calibri" w:eastAsia="Times New Roman" w:hAnsi="Calibri" w:cs="Times New Roman"/>
                  <w:color w:val="000000"/>
                </w:rPr>
                <w:delText>18</w:delText>
              </w:r>
            </w:del>
          </w:p>
        </w:tc>
        <w:tc>
          <w:tcPr>
            <w:tcW w:w="1560" w:type="dxa"/>
            <w:noWrap/>
            <w:hideMark/>
          </w:tcPr>
          <w:p w14:paraId="4139986B" w14:textId="2CAAA67F" w:rsidR="00925D10" w:rsidRPr="002B7F3B" w:rsidDel="00CF4998" w:rsidRDefault="00022BBA" w:rsidP="00925D10">
            <w:pPr>
              <w:jc w:val="right"/>
              <w:cnfStyle w:val="000000000000" w:firstRow="0" w:lastRow="0" w:firstColumn="0" w:lastColumn="0" w:oddVBand="0" w:evenVBand="0" w:oddHBand="0" w:evenHBand="0" w:firstRowFirstColumn="0" w:firstRowLastColumn="0" w:lastRowFirstColumn="0" w:lastRowLastColumn="0"/>
              <w:rPr>
                <w:del w:id="974" w:author="Shrikanth" w:date="2014-08-27T17:55:00Z"/>
                <w:rFonts w:ascii="Calibri" w:eastAsia="Times New Roman" w:hAnsi="Calibri" w:cs="Times New Roman"/>
                <w:color w:val="000000"/>
              </w:rPr>
            </w:pPr>
            <w:del w:id="975" w:author="Shrikanth" w:date="2014-08-27T17:55:00Z">
              <w:r w:rsidDel="00CF4998">
                <w:rPr>
                  <w:rFonts w:ascii="Calibri" w:eastAsia="Times New Roman" w:hAnsi="Calibri" w:cs="Times New Roman"/>
                  <w:color w:val="000000"/>
                </w:rPr>
                <w:delText>0:52</w:delText>
              </w:r>
            </w:del>
          </w:p>
        </w:tc>
      </w:tr>
      <w:tr w:rsidR="00925D10" w:rsidRPr="002B7F3B" w:rsidDel="00CF4998" w14:paraId="032C299C" w14:textId="3DB4C41B" w:rsidTr="009E5910">
        <w:trPr>
          <w:cnfStyle w:val="000000100000" w:firstRow="0" w:lastRow="0" w:firstColumn="0" w:lastColumn="0" w:oddVBand="0" w:evenVBand="0" w:oddHBand="1" w:evenHBand="0" w:firstRowFirstColumn="0" w:firstRowLastColumn="0" w:lastRowFirstColumn="0" w:lastRowLastColumn="0"/>
          <w:trHeight w:val="300"/>
          <w:del w:id="976"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tcBorders>
              <w:left w:val="none" w:sz="0" w:space="0" w:color="auto"/>
              <w:right w:val="none" w:sz="0" w:space="0" w:color="auto"/>
            </w:tcBorders>
            <w:noWrap/>
            <w:hideMark/>
          </w:tcPr>
          <w:p w14:paraId="5FB6FFE7" w14:textId="17BD7242" w:rsidR="00925D10" w:rsidRPr="002B7F3B" w:rsidDel="00CF4998" w:rsidRDefault="00925D10" w:rsidP="00925D10">
            <w:pPr>
              <w:jc w:val="right"/>
              <w:rPr>
                <w:del w:id="977" w:author="Shrikanth" w:date="2014-08-27T17:55:00Z"/>
                <w:rFonts w:ascii="Calibri" w:eastAsia="Times New Roman" w:hAnsi="Calibri" w:cs="Times New Roman"/>
                <w:color w:val="000000"/>
              </w:rPr>
            </w:pPr>
            <w:del w:id="978" w:author="Shrikanth" w:date="2014-08-27T17:55:00Z">
              <w:r w:rsidRPr="002B7F3B" w:rsidDel="00CF4998">
                <w:rPr>
                  <w:rFonts w:ascii="Calibri" w:eastAsia="Times New Roman" w:hAnsi="Calibri" w:cs="Times New Roman"/>
                  <w:color w:val="000000"/>
                </w:rPr>
                <w:delText>2</w:delText>
              </w:r>
            </w:del>
          </w:p>
        </w:tc>
        <w:tc>
          <w:tcPr>
            <w:tcW w:w="4540" w:type="dxa"/>
            <w:tcBorders>
              <w:left w:val="none" w:sz="0" w:space="0" w:color="auto"/>
              <w:right w:val="none" w:sz="0" w:space="0" w:color="auto"/>
            </w:tcBorders>
            <w:hideMark/>
          </w:tcPr>
          <w:p w14:paraId="0A842879" w14:textId="59D4FD68"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979" w:author="Shrikanth" w:date="2014-08-27T17:55:00Z"/>
                <w:rFonts w:ascii="Calibri" w:eastAsia="Times New Roman" w:hAnsi="Calibri" w:cs="Times New Roman"/>
                <w:color w:val="000000"/>
              </w:rPr>
            </w:pPr>
            <w:del w:id="980" w:author="Shrikanth" w:date="2014-08-27T17:55:00Z">
              <w:r w:rsidRPr="002B7F3B" w:rsidDel="00CF4998">
                <w:rPr>
                  <w:rFonts w:ascii="Calibri" w:eastAsia="Times New Roman" w:hAnsi="Calibri" w:cs="Times New Roman"/>
                  <w:color w:val="000000"/>
                </w:rPr>
                <w:delText>Publishing RDF for LocationProbe data</w:delText>
              </w:r>
            </w:del>
          </w:p>
        </w:tc>
        <w:tc>
          <w:tcPr>
            <w:tcW w:w="1120" w:type="dxa"/>
            <w:tcBorders>
              <w:left w:val="none" w:sz="0" w:space="0" w:color="auto"/>
              <w:right w:val="none" w:sz="0" w:space="0" w:color="auto"/>
            </w:tcBorders>
            <w:noWrap/>
            <w:hideMark/>
          </w:tcPr>
          <w:p w14:paraId="0B115E7C" w14:textId="36D6FEDB" w:rsidR="00925D10" w:rsidRPr="002B7F3B" w:rsidDel="00CF4998" w:rsidRDefault="00022BBA" w:rsidP="00925D10">
            <w:pPr>
              <w:jc w:val="right"/>
              <w:cnfStyle w:val="000000100000" w:firstRow="0" w:lastRow="0" w:firstColumn="0" w:lastColumn="0" w:oddVBand="0" w:evenVBand="0" w:oddHBand="1" w:evenHBand="0" w:firstRowFirstColumn="0" w:firstRowLastColumn="0" w:lastRowFirstColumn="0" w:lastRowLastColumn="0"/>
              <w:rPr>
                <w:del w:id="981" w:author="Shrikanth" w:date="2014-08-27T17:55:00Z"/>
                <w:rFonts w:ascii="Calibri" w:eastAsia="Times New Roman" w:hAnsi="Calibri" w:cs="Times New Roman"/>
                <w:color w:val="000000"/>
              </w:rPr>
            </w:pPr>
            <w:del w:id="982" w:author="Shrikanth" w:date="2014-08-27T17:55:00Z">
              <w:r w:rsidDel="00CF4998">
                <w:rPr>
                  <w:rFonts w:ascii="Calibri" w:eastAsia="Times New Roman" w:hAnsi="Calibri" w:cs="Times New Roman"/>
                  <w:color w:val="000000"/>
                </w:rPr>
                <w:delText>12</w:delText>
              </w:r>
            </w:del>
          </w:p>
        </w:tc>
        <w:tc>
          <w:tcPr>
            <w:tcW w:w="1780" w:type="dxa"/>
            <w:tcBorders>
              <w:left w:val="none" w:sz="0" w:space="0" w:color="auto"/>
              <w:right w:val="none" w:sz="0" w:space="0" w:color="auto"/>
            </w:tcBorders>
            <w:noWrap/>
            <w:hideMark/>
          </w:tcPr>
          <w:p w14:paraId="34627B30" w14:textId="70FBF7EA" w:rsidR="00925D10" w:rsidRPr="002B7F3B" w:rsidDel="00CF4998" w:rsidRDefault="00925D10" w:rsidP="00925D10">
            <w:pPr>
              <w:jc w:val="right"/>
              <w:cnfStyle w:val="000000100000" w:firstRow="0" w:lastRow="0" w:firstColumn="0" w:lastColumn="0" w:oddVBand="0" w:evenVBand="0" w:oddHBand="1" w:evenHBand="0" w:firstRowFirstColumn="0" w:firstRowLastColumn="0" w:lastRowFirstColumn="0" w:lastRowLastColumn="0"/>
              <w:rPr>
                <w:del w:id="983" w:author="Shrikanth" w:date="2014-08-27T17:55:00Z"/>
                <w:rFonts w:ascii="Calibri" w:eastAsia="Times New Roman" w:hAnsi="Calibri" w:cs="Times New Roman"/>
                <w:color w:val="000000"/>
              </w:rPr>
            </w:pPr>
            <w:del w:id="984" w:author="Shrikanth" w:date="2014-08-27T17:55:00Z">
              <w:r w:rsidRPr="002B7F3B" w:rsidDel="00CF4998">
                <w:rPr>
                  <w:rFonts w:ascii="Calibri" w:eastAsia="Times New Roman" w:hAnsi="Calibri" w:cs="Times New Roman"/>
                  <w:color w:val="000000"/>
                </w:rPr>
                <w:delText>6</w:delText>
              </w:r>
            </w:del>
          </w:p>
        </w:tc>
        <w:tc>
          <w:tcPr>
            <w:tcW w:w="1560" w:type="dxa"/>
            <w:tcBorders>
              <w:left w:val="none" w:sz="0" w:space="0" w:color="auto"/>
              <w:right w:val="none" w:sz="0" w:space="0" w:color="auto"/>
            </w:tcBorders>
            <w:noWrap/>
            <w:hideMark/>
          </w:tcPr>
          <w:p w14:paraId="411CA67F" w14:textId="1FE56086" w:rsidR="00925D10" w:rsidRPr="002B7F3B" w:rsidDel="00CF4998" w:rsidRDefault="00022BBA" w:rsidP="00925D10">
            <w:pPr>
              <w:jc w:val="right"/>
              <w:cnfStyle w:val="000000100000" w:firstRow="0" w:lastRow="0" w:firstColumn="0" w:lastColumn="0" w:oddVBand="0" w:evenVBand="0" w:oddHBand="1" w:evenHBand="0" w:firstRowFirstColumn="0" w:firstRowLastColumn="0" w:lastRowFirstColumn="0" w:lastRowLastColumn="0"/>
              <w:rPr>
                <w:del w:id="985" w:author="Shrikanth" w:date="2014-08-27T17:55:00Z"/>
                <w:rFonts w:ascii="Calibri" w:eastAsia="Times New Roman" w:hAnsi="Calibri" w:cs="Times New Roman"/>
                <w:color w:val="000000"/>
              </w:rPr>
            </w:pPr>
            <w:del w:id="986" w:author="Shrikanth" w:date="2014-08-27T17:55:00Z">
              <w:r w:rsidDel="00CF4998">
                <w:rPr>
                  <w:rFonts w:ascii="Calibri" w:eastAsia="Times New Roman" w:hAnsi="Calibri" w:cs="Times New Roman"/>
                  <w:color w:val="000000"/>
                </w:rPr>
                <w:delText>1:10</w:delText>
              </w:r>
            </w:del>
          </w:p>
        </w:tc>
      </w:tr>
      <w:tr w:rsidR="00925D10" w:rsidRPr="002B7F3B" w:rsidDel="00CF4998" w14:paraId="2113B114" w14:textId="12251D8A" w:rsidTr="009E5910">
        <w:trPr>
          <w:trHeight w:val="600"/>
          <w:del w:id="987"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noWrap/>
            <w:hideMark/>
          </w:tcPr>
          <w:p w14:paraId="5045067C" w14:textId="5AD407F7" w:rsidR="00925D10" w:rsidRPr="002B7F3B" w:rsidDel="00CF4998" w:rsidRDefault="00925D10" w:rsidP="00925D10">
            <w:pPr>
              <w:jc w:val="right"/>
              <w:rPr>
                <w:del w:id="988" w:author="Shrikanth" w:date="2014-08-27T17:55:00Z"/>
                <w:rFonts w:ascii="Calibri" w:eastAsia="Times New Roman" w:hAnsi="Calibri" w:cs="Times New Roman"/>
                <w:color w:val="000000"/>
              </w:rPr>
            </w:pPr>
            <w:del w:id="989" w:author="Shrikanth" w:date="2014-08-27T17:55:00Z">
              <w:r w:rsidRPr="002B7F3B" w:rsidDel="00CF4998">
                <w:rPr>
                  <w:rFonts w:ascii="Calibri" w:eastAsia="Times New Roman" w:hAnsi="Calibri" w:cs="Times New Roman"/>
                  <w:color w:val="000000"/>
                </w:rPr>
                <w:delText>3</w:delText>
              </w:r>
            </w:del>
          </w:p>
        </w:tc>
        <w:tc>
          <w:tcPr>
            <w:tcW w:w="4540" w:type="dxa"/>
            <w:hideMark/>
          </w:tcPr>
          <w:p w14:paraId="0316A177" w14:textId="13426580" w:rsidR="00925D10" w:rsidRPr="002B7F3B" w:rsidDel="00CF4998" w:rsidRDefault="00925D10" w:rsidP="00925D10">
            <w:pPr>
              <w:cnfStyle w:val="000000000000" w:firstRow="0" w:lastRow="0" w:firstColumn="0" w:lastColumn="0" w:oddVBand="0" w:evenVBand="0" w:oddHBand="0" w:evenHBand="0" w:firstRowFirstColumn="0" w:firstRowLastColumn="0" w:lastRowFirstColumn="0" w:lastRowLastColumn="0"/>
              <w:rPr>
                <w:del w:id="990" w:author="Shrikanth" w:date="2014-08-27T17:55:00Z"/>
                <w:rFonts w:ascii="Calibri" w:eastAsia="Times New Roman" w:hAnsi="Calibri" w:cs="Times New Roman"/>
                <w:color w:val="000000"/>
              </w:rPr>
            </w:pPr>
            <w:del w:id="991" w:author="Shrikanth" w:date="2014-08-27T17:55:00Z">
              <w:r w:rsidRPr="002B7F3B" w:rsidDel="00CF4998">
                <w:rPr>
                  <w:rFonts w:ascii="Calibri" w:eastAsia="Times New Roman" w:hAnsi="Calibri" w:cs="Times New Roman"/>
                  <w:color w:val="000000"/>
                </w:rPr>
                <w:delText xml:space="preserve">Modeling AccelerometerSensor data - adding magnitude </w:delText>
              </w:r>
            </w:del>
          </w:p>
        </w:tc>
        <w:tc>
          <w:tcPr>
            <w:tcW w:w="1120" w:type="dxa"/>
            <w:noWrap/>
            <w:hideMark/>
          </w:tcPr>
          <w:p w14:paraId="163CF141" w14:textId="753CA003" w:rsidR="00925D10" w:rsidRPr="002B7F3B" w:rsidDel="00CF4998" w:rsidRDefault="00925D10" w:rsidP="00925D10">
            <w:pPr>
              <w:jc w:val="right"/>
              <w:cnfStyle w:val="000000000000" w:firstRow="0" w:lastRow="0" w:firstColumn="0" w:lastColumn="0" w:oddVBand="0" w:evenVBand="0" w:oddHBand="0" w:evenHBand="0" w:firstRowFirstColumn="0" w:firstRowLastColumn="0" w:lastRowFirstColumn="0" w:lastRowLastColumn="0"/>
              <w:rPr>
                <w:del w:id="992" w:author="Shrikanth" w:date="2014-08-27T17:55:00Z"/>
                <w:rFonts w:ascii="Calibri" w:eastAsia="Times New Roman" w:hAnsi="Calibri" w:cs="Times New Roman"/>
                <w:color w:val="000000"/>
              </w:rPr>
            </w:pPr>
            <w:del w:id="993" w:author="Shrikanth" w:date="2014-08-27T17:55:00Z">
              <w:r w:rsidRPr="002B7F3B" w:rsidDel="00CF4998">
                <w:rPr>
                  <w:rFonts w:ascii="Calibri" w:eastAsia="Times New Roman" w:hAnsi="Calibri" w:cs="Times New Roman"/>
                  <w:color w:val="000000"/>
                </w:rPr>
                <w:delText>18</w:delText>
              </w:r>
            </w:del>
          </w:p>
        </w:tc>
        <w:tc>
          <w:tcPr>
            <w:tcW w:w="1780" w:type="dxa"/>
            <w:noWrap/>
            <w:hideMark/>
          </w:tcPr>
          <w:p w14:paraId="3B0005BC" w14:textId="19487E24" w:rsidR="00925D10" w:rsidRPr="002B7F3B" w:rsidDel="00CF4998" w:rsidRDefault="008B032B" w:rsidP="00925D10">
            <w:pPr>
              <w:jc w:val="right"/>
              <w:cnfStyle w:val="000000000000" w:firstRow="0" w:lastRow="0" w:firstColumn="0" w:lastColumn="0" w:oddVBand="0" w:evenVBand="0" w:oddHBand="0" w:evenHBand="0" w:firstRowFirstColumn="0" w:firstRowLastColumn="0" w:lastRowFirstColumn="0" w:lastRowLastColumn="0"/>
              <w:rPr>
                <w:del w:id="994" w:author="Shrikanth" w:date="2014-08-27T17:55:00Z"/>
                <w:rFonts w:ascii="Calibri" w:eastAsia="Times New Roman" w:hAnsi="Calibri" w:cs="Times New Roman"/>
                <w:color w:val="000000"/>
              </w:rPr>
            </w:pPr>
            <w:del w:id="995" w:author="Shrikanth" w:date="2014-08-27T17:55:00Z">
              <w:r w:rsidDel="00CF4998">
                <w:rPr>
                  <w:rFonts w:ascii="Calibri" w:eastAsia="Times New Roman" w:hAnsi="Calibri" w:cs="Times New Roman"/>
                  <w:color w:val="000000"/>
                </w:rPr>
                <w:delText>5</w:delText>
              </w:r>
            </w:del>
          </w:p>
        </w:tc>
        <w:tc>
          <w:tcPr>
            <w:tcW w:w="1560" w:type="dxa"/>
            <w:noWrap/>
            <w:hideMark/>
          </w:tcPr>
          <w:p w14:paraId="0AE8D3D8" w14:textId="77CD182B" w:rsidR="00925D10" w:rsidRPr="002B7F3B" w:rsidDel="00CF4998" w:rsidRDefault="00925D10" w:rsidP="008B032B">
            <w:pPr>
              <w:jc w:val="right"/>
              <w:cnfStyle w:val="000000000000" w:firstRow="0" w:lastRow="0" w:firstColumn="0" w:lastColumn="0" w:oddVBand="0" w:evenVBand="0" w:oddHBand="0" w:evenHBand="0" w:firstRowFirstColumn="0" w:firstRowLastColumn="0" w:lastRowFirstColumn="0" w:lastRowLastColumn="0"/>
              <w:rPr>
                <w:del w:id="996" w:author="Shrikanth" w:date="2014-08-27T17:55:00Z"/>
                <w:rFonts w:ascii="Calibri" w:eastAsia="Times New Roman" w:hAnsi="Calibri" w:cs="Times New Roman"/>
                <w:color w:val="000000"/>
              </w:rPr>
            </w:pPr>
            <w:del w:id="997" w:author="Shrikanth" w:date="2014-08-27T17:55:00Z">
              <w:r w:rsidRPr="002B7F3B" w:rsidDel="00CF4998">
                <w:rPr>
                  <w:rFonts w:ascii="Calibri" w:eastAsia="Times New Roman" w:hAnsi="Calibri" w:cs="Times New Roman"/>
                  <w:color w:val="000000"/>
                </w:rPr>
                <w:delText>1:</w:delText>
              </w:r>
              <w:r w:rsidR="008B032B" w:rsidDel="00CF4998">
                <w:rPr>
                  <w:rFonts w:ascii="Calibri" w:eastAsia="Times New Roman" w:hAnsi="Calibri" w:cs="Times New Roman"/>
                  <w:color w:val="000000"/>
                </w:rPr>
                <w:delText>34</w:delText>
              </w:r>
            </w:del>
          </w:p>
        </w:tc>
      </w:tr>
      <w:tr w:rsidR="00925D10" w:rsidRPr="002B7F3B" w:rsidDel="00CF4998" w14:paraId="5F3BE7A9" w14:textId="3419ECBD" w:rsidTr="009E5910">
        <w:trPr>
          <w:cnfStyle w:val="000000100000" w:firstRow="0" w:lastRow="0" w:firstColumn="0" w:lastColumn="0" w:oddVBand="0" w:evenVBand="0" w:oddHBand="1" w:evenHBand="0" w:firstRowFirstColumn="0" w:firstRowLastColumn="0" w:lastRowFirstColumn="0" w:lastRowLastColumn="0"/>
          <w:trHeight w:val="300"/>
          <w:del w:id="998"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tcBorders>
              <w:left w:val="none" w:sz="0" w:space="0" w:color="auto"/>
              <w:right w:val="none" w:sz="0" w:space="0" w:color="auto"/>
            </w:tcBorders>
            <w:noWrap/>
            <w:hideMark/>
          </w:tcPr>
          <w:p w14:paraId="0B7D1B2B" w14:textId="34EAEA9C" w:rsidR="00925D10" w:rsidRPr="002B7F3B" w:rsidDel="00CF4998" w:rsidRDefault="00925D10" w:rsidP="00925D10">
            <w:pPr>
              <w:jc w:val="right"/>
              <w:rPr>
                <w:del w:id="999" w:author="Shrikanth" w:date="2014-08-27T17:55:00Z"/>
                <w:rFonts w:ascii="Calibri" w:eastAsia="Times New Roman" w:hAnsi="Calibri" w:cs="Times New Roman"/>
                <w:color w:val="000000"/>
              </w:rPr>
            </w:pPr>
            <w:del w:id="1000" w:author="Shrikanth" w:date="2014-08-27T17:55:00Z">
              <w:r w:rsidRPr="002B7F3B" w:rsidDel="00CF4998">
                <w:rPr>
                  <w:rFonts w:ascii="Calibri" w:eastAsia="Times New Roman" w:hAnsi="Calibri" w:cs="Times New Roman"/>
                  <w:color w:val="000000"/>
                </w:rPr>
                <w:delText>4</w:delText>
              </w:r>
            </w:del>
          </w:p>
        </w:tc>
        <w:tc>
          <w:tcPr>
            <w:tcW w:w="4540" w:type="dxa"/>
            <w:tcBorders>
              <w:left w:val="none" w:sz="0" w:space="0" w:color="auto"/>
              <w:right w:val="none" w:sz="0" w:space="0" w:color="auto"/>
            </w:tcBorders>
            <w:hideMark/>
          </w:tcPr>
          <w:p w14:paraId="5987FE5C" w14:textId="67DFED5B"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1001" w:author="Shrikanth" w:date="2014-08-27T17:55:00Z"/>
                <w:rFonts w:ascii="Calibri" w:eastAsia="Times New Roman" w:hAnsi="Calibri" w:cs="Times New Roman"/>
                <w:color w:val="000000"/>
              </w:rPr>
            </w:pPr>
            <w:del w:id="1002" w:author="Shrikanth" w:date="2014-08-27T17:55:00Z">
              <w:r w:rsidRPr="002B7F3B" w:rsidDel="00CF4998">
                <w:rPr>
                  <w:rFonts w:ascii="Calibri" w:eastAsia="Times New Roman" w:hAnsi="Calibri" w:cs="Times New Roman"/>
                  <w:color w:val="000000"/>
                </w:rPr>
                <w:delText>Publish RDF for AccelerometerSensor data</w:delText>
              </w:r>
            </w:del>
          </w:p>
        </w:tc>
        <w:tc>
          <w:tcPr>
            <w:tcW w:w="1120" w:type="dxa"/>
            <w:tcBorders>
              <w:left w:val="none" w:sz="0" w:space="0" w:color="auto"/>
              <w:right w:val="none" w:sz="0" w:space="0" w:color="auto"/>
            </w:tcBorders>
            <w:noWrap/>
            <w:hideMark/>
          </w:tcPr>
          <w:p w14:paraId="51360309" w14:textId="1A029C0F" w:rsidR="00925D10" w:rsidRPr="002B7F3B" w:rsidDel="00CF4998" w:rsidRDefault="00410692" w:rsidP="00925D10">
            <w:pPr>
              <w:jc w:val="right"/>
              <w:cnfStyle w:val="000000100000" w:firstRow="0" w:lastRow="0" w:firstColumn="0" w:lastColumn="0" w:oddVBand="0" w:evenVBand="0" w:oddHBand="1" w:evenHBand="0" w:firstRowFirstColumn="0" w:firstRowLastColumn="0" w:lastRowFirstColumn="0" w:lastRowLastColumn="0"/>
              <w:rPr>
                <w:del w:id="1003" w:author="Shrikanth" w:date="2014-08-27T17:55:00Z"/>
                <w:rFonts w:ascii="Calibri" w:eastAsia="Times New Roman" w:hAnsi="Calibri" w:cs="Times New Roman"/>
                <w:color w:val="000000"/>
              </w:rPr>
            </w:pPr>
            <w:del w:id="1004" w:author="Shrikanth" w:date="2014-08-27T17:55:00Z">
              <w:r w:rsidDel="00CF4998">
                <w:rPr>
                  <w:rFonts w:ascii="Calibri" w:eastAsia="Times New Roman" w:hAnsi="Calibri" w:cs="Times New Roman"/>
                  <w:color w:val="000000"/>
                </w:rPr>
                <w:delText>11</w:delText>
              </w:r>
            </w:del>
          </w:p>
        </w:tc>
        <w:tc>
          <w:tcPr>
            <w:tcW w:w="1780" w:type="dxa"/>
            <w:tcBorders>
              <w:left w:val="none" w:sz="0" w:space="0" w:color="auto"/>
              <w:right w:val="none" w:sz="0" w:space="0" w:color="auto"/>
            </w:tcBorders>
            <w:noWrap/>
            <w:hideMark/>
          </w:tcPr>
          <w:p w14:paraId="201F5487" w14:textId="686EB17A" w:rsidR="00925D10" w:rsidRPr="002B7F3B" w:rsidDel="00CF4998" w:rsidRDefault="00410692" w:rsidP="00925D10">
            <w:pPr>
              <w:jc w:val="right"/>
              <w:cnfStyle w:val="000000100000" w:firstRow="0" w:lastRow="0" w:firstColumn="0" w:lastColumn="0" w:oddVBand="0" w:evenVBand="0" w:oddHBand="1" w:evenHBand="0" w:firstRowFirstColumn="0" w:firstRowLastColumn="0" w:lastRowFirstColumn="0" w:lastRowLastColumn="0"/>
              <w:rPr>
                <w:del w:id="1005" w:author="Shrikanth" w:date="2014-08-27T17:55:00Z"/>
                <w:rFonts w:ascii="Calibri" w:eastAsia="Times New Roman" w:hAnsi="Calibri" w:cs="Times New Roman"/>
                <w:color w:val="000000"/>
              </w:rPr>
            </w:pPr>
            <w:del w:id="1006" w:author="Shrikanth" w:date="2014-08-27T17:55:00Z">
              <w:r w:rsidDel="00CF4998">
                <w:rPr>
                  <w:rFonts w:ascii="Calibri" w:eastAsia="Times New Roman" w:hAnsi="Calibri" w:cs="Times New Roman"/>
                  <w:color w:val="000000"/>
                </w:rPr>
                <w:delText>9</w:delText>
              </w:r>
            </w:del>
          </w:p>
        </w:tc>
        <w:tc>
          <w:tcPr>
            <w:tcW w:w="1560" w:type="dxa"/>
            <w:tcBorders>
              <w:left w:val="none" w:sz="0" w:space="0" w:color="auto"/>
              <w:right w:val="none" w:sz="0" w:space="0" w:color="auto"/>
            </w:tcBorders>
            <w:noWrap/>
            <w:hideMark/>
          </w:tcPr>
          <w:p w14:paraId="6CFA73DD" w14:textId="5FFAD067" w:rsidR="00925D10" w:rsidRPr="002B7F3B" w:rsidDel="00CF4998" w:rsidRDefault="00410692" w:rsidP="00925D10">
            <w:pPr>
              <w:jc w:val="right"/>
              <w:cnfStyle w:val="000000100000" w:firstRow="0" w:lastRow="0" w:firstColumn="0" w:lastColumn="0" w:oddVBand="0" w:evenVBand="0" w:oddHBand="1" w:evenHBand="0" w:firstRowFirstColumn="0" w:firstRowLastColumn="0" w:lastRowFirstColumn="0" w:lastRowLastColumn="0"/>
              <w:rPr>
                <w:del w:id="1007" w:author="Shrikanth" w:date="2014-08-27T17:55:00Z"/>
                <w:rFonts w:ascii="Calibri" w:eastAsia="Times New Roman" w:hAnsi="Calibri" w:cs="Times New Roman"/>
                <w:color w:val="000000"/>
              </w:rPr>
            </w:pPr>
            <w:del w:id="1008" w:author="Shrikanth" w:date="2014-08-27T17:55:00Z">
              <w:r w:rsidDel="00CF4998">
                <w:rPr>
                  <w:rFonts w:ascii="Calibri" w:eastAsia="Times New Roman" w:hAnsi="Calibri" w:cs="Times New Roman"/>
                  <w:color w:val="000000"/>
                </w:rPr>
                <w:delText>1:54</w:delText>
              </w:r>
            </w:del>
          </w:p>
        </w:tc>
      </w:tr>
      <w:tr w:rsidR="00925D10" w:rsidRPr="002B7F3B" w:rsidDel="00CF4998" w14:paraId="58B32FD2" w14:textId="5C4E4582" w:rsidTr="009E5910">
        <w:trPr>
          <w:trHeight w:val="300"/>
          <w:del w:id="1009"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noWrap/>
            <w:hideMark/>
          </w:tcPr>
          <w:p w14:paraId="18331A56" w14:textId="619BE906" w:rsidR="00925D10" w:rsidRPr="002B7F3B" w:rsidDel="00CF4998" w:rsidRDefault="00925D10" w:rsidP="00925D10">
            <w:pPr>
              <w:jc w:val="right"/>
              <w:rPr>
                <w:del w:id="1010" w:author="Shrikanth" w:date="2014-08-27T17:55:00Z"/>
                <w:rFonts w:ascii="Calibri" w:eastAsia="Times New Roman" w:hAnsi="Calibri" w:cs="Times New Roman"/>
                <w:color w:val="000000"/>
              </w:rPr>
            </w:pPr>
            <w:del w:id="1011" w:author="Shrikanth" w:date="2014-08-27T17:55:00Z">
              <w:r w:rsidRPr="002B7F3B" w:rsidDel="00CF4998">
                <w:rPr>
                  <w:rFonts w:ascii="Calibri" w:eastAsia="Times New Roman" w:hAnsi="Calibri" w:cs="Times New Roman"/>
                  <w:color w:val="000000"/>
                </w:rPr>
                <w:delText>5</w:delText>
              </w:r>
            </w:del>
          </w:p>
        </w:tc>
        <w:tc>
          <w:tcPr>
            <w:tcW w:w="4540" w:type="dxa"/>
            <w:hideMark/>
          </w:tcPr>
          <w:p w14:paraId="7B8603D8" w14:textId="35476744" w:rsidR="00925D10" w:rsidRPr="002B7F3B" w:rsidDel="00CF4998" w:rsidRDefault="00925D10" w:rsidP="00925D10">
            <w:pPr>
              <w:cnfStyle w:val="000000000000" w:firstRow="0" w:lastRow="0" w:firstColumn="0" w:lastColumn="0" w:oddVBand="0" w:evenVBand="0" w:oddHBand="0" w:evenHBand="0" w:firstRowFirstColumn="0" w:firstRowLastColumn="0" w:lastRowFirstColumn="0" w:lastRowLastColumn="0"/>
              <w:rPr>
                <w:del w:id="1012" w:author="Shrikanth" w:date="2014-08-27T17:55:00Z"/>
                <w:rFonts w:ascii="Calibri" w:eastAsia="Times New Roman" w:hAnsi="Calibri" w:cs="Times New Roman"/>
                <w:color w:val="000000"/>
              </w:rPr>
            </w:pPr>
            <w:del w:id="1013" w:author="Shrikanth" w:date="2014-08-27T17:55:00Z">
              <w:r w:rsidRPr="002B7F3B" w:rsidDel="00CF4998">
                <w:rPr>
                  <w:rFonts w:ascii="Calibri" w:eastAsia="Times New Roman" w:hAnsi="Calibri" w:cs="Times New Roman"/>
                  <w:color w:val="000000"/>
                </w:rPr>
                <w:delText>Invoke addDFT service</w:delText>
              </w:r>
            </w:del>
          </w:p>
        </w:tc>
        <w:tc>
          <w:tcPr>
            <w:tcW w:w="1120" w:type="dxa"/>
            <w:noWrap/>
            <w:hideMark/>
          </w:tcPr>
          <w:p w14:paraId="5F4E74EC" w14:textId="4472F785" w:rsidR="00925D10" w:rsidRPr="002B7F3B" w:rsidDel="00CF4998" w:rsidRDefault="00AE7E89" w:rsidP="00925D10">
            <w:pPr>
              <w:jc w:val="right"/>
              <w:cnfStyle w:val="000000000000" w:firstRow="0" w:lastRow="0" w:firstColumn="0" w:lastColumn="0" w:oddVBand="0" w:evenVBand="0" w:oddHBand="0" w:evenHBand="0" w:firstRowFirstColumn="0" w:firstRowLastColumn="0" w:lastRowFirstColumn="0" w:lastRowLastColumn="0"/>
              <w:rPr>
                <w:del w:id="1014" w:author="Shrikanth" w:date="2014-08-27T17:55:00Z"/>
                <w:rFonts w:ascii="Calibri" w:eastAsia="Times New Roman" w:hAnsi="Calibri" w:cs="Times New Roman"/>
                <w:color w:val="000000"/>
              </w:rPr>
            </w:pPr>
            <w:del w:id="1015" w:author="Shrikanth" w:date="2014-08-27T17:55:00Z">
              <w:r w:rsidDel="00CF4998">
                <w:rPr>
                  <w:rFonts w:ascii="Calibri" w:eastAsia="Times New Roman" w:hAnsi="Calibri" w:cs="Times New Roman"/>
                  <w:color w:val="000000"/>
                </w:rPr>
                <w:delText>8</w:delText>
              </w:r>
            </w:del>
          </w:p>
        </w:tc>
        <w:tc>
          <w:tcPr>
            <w:tcW w:w="1780" w:type="dxa"/>
            <w:noWrap/>
            <w:hideMark/>
          </w:tcPr>
          <w:p w14:paraId="5FE85A86" w14:textId="3B3C07DA" w:rsidR="00925D10" w:rsidRPr="002B7F3B" w:rsidDel="00CF4998" w:rsidRDefault="00AE7E89" w:rsidP="00925D10">
            <w:pPr>
              <w:jc w:val="right"/>
              <w:cnfStyle w:val="000000000000" w:firstRow="0" w:lastRow="0" w:firstColumn="0" w:lastColumn="0" w:oddVBand="0" w:evenVBand="0" w:oddHBand="0" w:evenHBand="0" w:firstRowFirstColumn="0" w:firstRowLastColumn="0" w:lastRowFirstColumn="0" w:lastRowLastColumn="0"/>
              <w:rPr>
                <w:del w:id="1016" w:author="Shrikanth" w:date="2014-08-27T17:55:00Z"/>
                <w:rFonts w:ascii="Calibri" w:eastAsia="Times New Roman" w:hAnsi="Calibri" w:cs="Times New Roman"/>
                <w:color w:val="000000"/>
              </w:rPr>
            </w:pPr>
            <w:del w:id="1017" w:author="Shrikanth" w:date="2014-08-27T17:55:00Z">
              <w:r w:rsidDel="00CF4998">
                <w:rPr>
                  <w:rFonts w:ascii="Calibri" w:eastAsia="Times New Roman" w:hAnsi="Calibri" w:cs="Times New Roman"/>
                  <w:color w:val="000000"/>
                </w:rPr>
                <w:delText>2</w:delText>
              </w:r>
            </w:del>
          </w:p>
        </w:tc>
        <w:tc>
          <w:tcPr>
            <w:tcW w:w="1560" w:type="dxa"/>
            <w:noWrap/>
            <w:hideMark/>
          </w:tcPr>
          <w:p w14:paraId="6FE5A9E2" w14:textId="45E77A5E" w:rsidR="00925D10" w:rsidRPr="002B7F3B" w:rsidDel="00CF4998" w:rsidRDefault="00AE7E89" w:rsidP="00925D10">
            <w:pPr>
              <w:jc w:val="right"/>
              <w:cnfStyle w:val="000000000000" w:firstRow="0" w:lastRow="0" w:firstColumn="0" w:lastColumn="0" w:oddVBand="0" w:evenVBand="0" w:oddHBand="0" w:evenHBand="0" w:firstRowFirstColumn="0" w:firstRowLastColumn="0" w:lastRowFirstColumn="0" w:lastRowLastColumn="0"/>
              <w:rPr>
                <w:del w:id="1018" w:author="Shrikanth" w:date="2014-08-27T17:55:00Z"/>
                <w:rFonts w:ascii="Calibri" w:eastAsia="Times New Roman" w:hAnsi="Calibri" w:cs="Times New Roman"/>
                <w:color w:val="000000"/>
              </w:rPr>
            </w:pPr>
            <w:del w:id="1019" w:author="Shrikanth" w:date="2014-08-27T17:55:00Z">
              <w:r w:rsidDel="00CF4998">
                <w:rPr>
                  <w:rFonts w:ascii="Calibri" w:eastAsia="Times New Roman" w:hAnsi="Calibri" w:cs="Times New Roman"/>
                  <w:color w:val="000000"/>
                </w:rPr>
                <w:delText>2:04</w:delText>
              </w:r>
            </w:del>
          </w:p>
        </w:tc>
      </w:tr>
      <w:tr w:rsidR="00925D10" w:rsidRPr="002B7F3B" w:rsidDel="00CF4998" w14:paraId="6975B604" w14:textId="685E95D6" w:rsidTr="009E5910">
        <w:trPr>
          <w:cnfStyle w:val="000000100000" w:firstRow="0" w:lastRow="0" w:firstColumn="0" w:lastColumn="0" w:oddVBand="0" w:evenVBand="0" w:oddHBand="1" w:evenHBand="0" w:firstRowFirstColumn="0" w:firstRowLastColumn="0" w:lastRowFirstColumn="0" w:lastRowLastColumn="0"/>
          <w:trHeight w:val="300"/>
          <w:del w:id="1020"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tcBorders>
              <w:left w:val="none" w:sz="0" w:space="0" w:color="auto"/>
              <w:right w:val="none" w:sz="0" w:space="0" w:color="auto"/>
            </w:tcBorders>
            <w:noWrap/>
            <w:hideMark/>
          </w:tcPr>
          <w:p w14:paraId="6D3E7AB4" w14:textId="41CD7281" w:rsidR="00925D10" w:rsidRPr="002B7F3B" w:rsidDel="00CF4998" w:rsidRDefault="00925D10" w:rsidP="00925D10">
            <w:pPr>
              <w:jc w:val="right"/>
              <w:rPr>
                <w:del w:id="1021" w:author="Shrikanth" w:date="2014-08-27T17:55:00Z"/>
                <w:rFonts w:ascii="Calibri" w:eastAsia="Times New Roman" w:hAnsi="Calibri" w:cs="Times New Roman"/>
                <w:color w:val="000000"/>
              </w:rPr>
            </w:pPr>
            <w:del w:id="1022" w:author="Shrikanth" w:date="2014-08-27T17:55:00Z">
              <w:r w:rsidRPr="002B7F3B" w:rsidDel="00CF4998">
                <w:rPr>
                  <w:rFonts w:ascii="Calibri" w:eastAsia="Times New Roman" w:hAnsi="Calibri" w:cs="Times New Roman"/>
                  <w:color w:val="000000"/>
                </w:rPr>
                <w:delText>6</w:delText>
              </w:r>
            </w:del>
          </w:p>
        </w:tc>
        <w:tc>
          <w:tcPr>
            <w:tcW w:w="4540" w:type="dxa"/>
            <w:tcBorders>
              <w:left w:val="none" w:sz="0" w:space="0" w:color="auto"/>
              <w:right w:val="none" w:sz="0" w:space="0" w:color="auto"/>
            </w:tcBorders>
            <w:hideMark/>
          </w:tcPr>
          <w:p w14:paraId="10F64F6B" w14:textId="01AE9662"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1023" w:author="Shrikanth" w:date="2014-08-27T17:55:00Z"/>
                <w:rFonts w:ascii="Calibri" w:eastAsia="Times New Roman" w:hAnsi="Calibri" w:cs="Times New Roman"/>
                <w:color w:val="000000"/>
              </w:rPr>
            </w:pPr>
            <w:del w:id="1024" w:author="Shrikanth" w:date="2014-08-27T17:55:00Z">
              <w:r w:rsidRPr="002B7F3B" w:rsidDel="00CF4998">
                <w:rPr>
                  <w:rFonts w:ascii="Calibri" w:eastAsia="Times New Roman" w:hAnsi="Calibri" w:cs="Times New Roman"/>
                  <w:color w:val="000000"/>
                </w:rPr>
                <w:delText>Modeling DFT service output</w:delText>
              </w:r>
            </w:del>
          </w:p>
        </w:tc>
        <w:tc>
          <w:tcPr>
            <w:tcW w:w="1120" w:type="dxa"/>
            <w:tcBorders>
              <w:left w:val="none" w:sz="0" w:space="0" w:color="auto"/>
              <w:right w:val="none" w:sz="0" w:space="0" w:color="auto"/>
            </w:tcBorders>
            <w:noWrap/>
            <w:hideMark/>
          </w:tcPr>
          <w:p w14:paraId="54517172" w14:textId="266C8398" w:rsidR="00925D10" w:rsidRPr="002B7F3B" w:rsidDel="00CF4998" w:rsidRDefault="004149FA" w:rsidP="00925D10">
            <w:pPr>
              <w:jc w:val="right"/>
              <w:cnfStyle w:val="000000100000" w:firstRow="0" w:lastRow="0" w:firstColumn="0" w:lastColumn="0" w:oddVBand="0" w:evenVBand="0" w:oddHBand="1" w:evenHBand="0" w:firstRowFirstColumn="0" w:firstRowLastColumn="0" w:lastRowFirstColumn="0" w:lastRowLastColumn="0"/>
              <w:rPr>
                <w:del w:id="1025" w:author="Shrikanth" w:date="2014-08-27T17:55:00Z"/>
                <w:rFonts w:ascii="Calibri" w:eastAsia="Times New Roman" w:hAnsi="Calibri" w:cs="Times New Roman"/>
                <w:color w:val="000000"/>
              </w:rPr>
            </w:pPr>
            <w:del w:id="1026" w:author="Shrikanth" w:date="2014-08-27T17:55:00Z">
              <w:r w:rsidDel="00CF4998">
                <w:rPr>
                  <w:rFonts w:ascii="Calibri" w:eastAsia="Times New Roman" w:hAnsi="Calibri" w:cs="Times New Roman"/>
                  <w:color w:val="000000"/>
                </w:rPr>
                <w:delText>10</w:delText>
              </w:r>
            </w:del>
          </w:p>
        </w:tc>
        <w:tc>
          <w:tcPr>
            <w:tcW w:w="1780" w:type="dxa"/>
            <w:tcBorders>
              <w:left w:val="none" w:sz="0" w:space="0" w:color="auto"/>
              <w:right w:val="none" w:sz="0" w:space="0" w:color="auto"/>
            </w:tcBorders>
            <w:noWrap/>
            <w:hideMark/>
          </w:tcPr>
          <w:p w14:paraId="5379F762" w14:textId="45C7C982" w:rsidR="00925D10" w:rsidRPr="002B7F3B" w:rsidDel="00CF4998" w:rsidRDefault="004149FA" w:rsidP="00925D10">
            <w:pPr>
              <w:jc w:val="right"/>
              <w:cnfStyle w:val="000000100000" w:firstRow="0" w:lastRow="0" w:firstColumn="0" w:lastColumn="0" w:oddVBand="0" w:evenVBand="0" w:oddHBand="1" w:evenHBand="0" w:firstRowFirstColumn="0" w:firstRowLastColumn="0" w:lastRowFirstColumn="0" w:lastRowLastColumn="0"/>
              <w:rPr>
                <w:del w:id="1027" w:author="Shrikanth" w:date="2014-08-27T17:55:00Z"/>
                <w:rFonts w:ascii="Calibri" w:eastAsia="Times New Roman" w:hAnsi="Calibri" w:cs="Times New Roman"/>
                <w:color w:val="000000"/>
              </w:rPr>
            </w:pPr>
            <w:del w:id="1028" w:author="Shrikanth" w:date="2014-08-27T17:55:00Z">
              <w:r w:rsidDel="00CF4998">
                <w:rPr>
                  <w:rFonts w:ascii="Calibri" w:eastAsia="Times New Roman" w:hAnsi="Calibri" w:cs="Times New Roman"/>
                  <w:color w:val="000000"/>
                </w:rPr>
                <w:delText>2</w:delText>
              </w:r>
            </w:del>
          </w:p>
        </w:tc>
        <w:tc>
          <w:tcPr>
            <w:tcW w:w="1560" w:type="dxa"/>
            <w:tcBorders>
              <w:left w:val="none" w:sz="0" w:space="0" w:color="auto"/>
              <w:right w:val="none" w:sz="0" w:space="0" w:color="auto"/>
            </w:tcBorders>
            <w:noWrap/>
            <w:hideMark/>
          </w:tcPr>
          <w:p w14:paraId="091443B2" w14:textId="04771B4A" w:rsidR="00925D10" w:rsidRPr="002B7F3B" w:rsidDel="00CF4998" w:rsidRDefault="004149FA" w:rsidP="00925D10">
            <w:pPr>
              <w:jc w:val="right"/>
              <w:cnfStyle w:val="000000100000" w:firstRow="0" w:lastRow="0" w:firstColumn="0" w:lastColumn="0" w:oddVBand="0" w:evenVBand="0" w:oddHBand="1" w:evenHBand="0" w:firstRowFirstColumn="0" w:firstRowLastColumn="0" w:lastRowFirstColumn="0" w:lastRowLastColumn="0"/>
              <w:rPr>
                <w:del w:id="1029" w:author="Shrikanth" w:date="2014-08-27T17:55:00Z"/>
                <w:rFonts w:ascii="Calibri" w:eastAsia="Times New Roman" w:hAnsi="Calibri" w:cs="Times New Roman"/>
                <w:color w:val="000000"/>
              </w:rPr>
            </w:pPr>
            <w:del w:id="1030" w:author="Shrikanth" w:date="2014-08-27T17:55:00Z">
              <w:r w:rsidDel="00CF4998">
                <w:rPr>
                  <w:rFonts w:ascii="Calibri" w:eastAsia="Times New Roman" w:hAnsi="Calibri" w:cs="Times New Roman"/>
                  <w:color w:val="000000"/>
                </w:rPr>
                <w:delText>2:16</w:delText>
              </w:r>
            </w:del>
          </w:p>
        </w:tc>
      </w:tr>
      <w:tr w:rsidR="00925D10" w:rsidRPr="002B7F3B" w:rsidDel="00CF4998" w14:paraId="2AE25256" w14:textId="51F74C41" w:rsidTr="009E5910">
        <w:trPr>
          <w:trHeight w:val="300"/>
          <w:del w:id="1031"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noWrap/>
            <w:hideMark/>
          </w:tcPr>
          <w:p w14:paraId="63D493B0" w14:textId="0FA7162D" w:rsidR="00925D10" w:rsidRPr="002B7F3B" w:rsidDel="00CF4998" w:rsidRDefault="00925D10" w:rsidP="00925D10">
            <w:pPr>
              <w:jc w:val="right"/>
              <w:rPr>
                <w:del w:id="1032" w:author="Shrikanth" w:date="2014-08-27T17:55:00Z"/>
                <w:rFonts w:ascii="Calibri" w:eastAsia="Times New Roman" w:hAnsi="Calibri" w:cs="Times New Roman"/>
                <w:color w:val="000000"/>
              </w:rPr>
            </w:pPr>
            <w:del w:id="1033" w:author="Shrikanth" w:date="2014-08-27T17:55:00Z">
              <w:r w:rsidRPr="002B7F3B" w:rsidDel="00CF4998">
                <w:rPr>
                  <w:rFonts w:ascii="Calibri" w:eastAsia="Times New Roman" w:hAnsi="Calibri" w:cs="Times New Roman"/>
                  <w:color w:val="000000"/>
                </w:rPr>
                <w:delText>7</w:delText>
              </w:r>
            </w:del>
          </w:p>
        </w:tc>
        <w:tc>
          <w:tcPr>
            <w:tcW w:w="4540" w:type="dxa"/>
            <w:hideMark/>
          </w:tcPr>
          <w:p w14:paraId="6D32B7C7" w14:textId="180A7140" w:rsidR="00925D10" w:rsidRPr="002B7F3B" w:rsidDel="00CF4998" w:rsidRDefault="00925D10" w:rsidP="00925D10">
            <w:pPr>
              <w:cnfStyle w:val="000000000000" w:firstRow="0" w:lastRow="0" w:firstColumn="0" w:lastColumn="0" w:oddVBand="0" w:evenVBand="0" w:oddHBand="0" w:evenHBand="0" w:firstRowFirstColumn="0" w:firstRowLastColumn="0" w:lastRowFirstColumn="0" w:lastRowLastColumn="0"/>
              <w:rPr>
                <w:del w:id="1034" w:author="Shrikanth" w:date="2014-08-27T17:55:00Z"/>
                <w:rFonts w:ascii="Calibri" w:eastAsia="Times New Roman" w:hAnsi="Calibri" w:cs="Times New Roman"/>
                <w:color w:val="000000"/>
              </w:rPr>
            </w:pPr>
            <w:del w:id="1035" w:author="Shrikanth" w:date="2014-08-27T17:55:00Z">
              <w:r w:rsidRPr="002B7F3B" w:rsidDel="00CF4998">
                <w:rPr>
                  <w:rFonts w:ascii="Calibri" w:eastAsia="Times New Roman" w:hAnsi="Calibri" w:cs="Times New Roman"/>
                  <w:color w:val="000000"/>
                </w:rPr>
                <w:delText>Publish RDF for Accelerometer with DFT</w:delText>
              </w:r>
            </w:del>
          </w:p>
        </w:tc>
        <w:tc>
          <w:tcPr>
            <w:tcW w:w="1120" w:type="dxa"/>
            <w:noWrap/>
            <w:hideMark/>
          </w:tcPr>
          <w:p w14:paraId="4DC13C43" w14:textId="273BFC77" w:rsidR="00925D10" w:rsidRPr="002B7F3B" w:rsidDel="00CF4998" w:rsidRDefault="004149FA" w:rsidP="00925D10">
            <w:pPr>
              <w:jc w:val="right"/>
              <w:cnfStyle w:val="000000000000" w:firstRow="0" w:lastRow="0" w:firstColumn="0" w:lastColumn="0" w:oddVBand="0" w:evenVBand="0" w:oddHBand="0" w:evenHBand="0" w:firstRowFirstColumn="0" w:firstRowLastColumn="0" w:lastRowFirstColumn="0" w:lastRowLastColumn="0"/>
              <w:rPr>
                <w:del w:id="1036" w:author="Shrikanth" w:date="2014-08-27T17:55:00Z"/>
                <w:rFonts w:ascii="Calibri" w:eastAsia="Times New Roman" w:hAnsi="Calibri" w:cs="Times New Roman"/>
                <w:color w:val="000000"/>
              </w:rPr>
            </w:pPr>
            <w:del w:id="1037" w:author="Shrikanth" w:date="2014-08-27T17:55:00Z">
              <w:r w:rsidDel="00CF4998">
                <w:rPr>
                  <w:rFonts w:ascii="Calibri" w:eastAsia="Times New Roman" w:hAnsi="Calibri" w:cs="Times New Roman"/>
                  <w:color w:val="000000"/>
                </w:rPr>
                <w:delText>11</w:delText>
              </w:r>
            </w:del>
          </w:p>
        </w:tc>
        <w:tc>
          <w:tcPr>
            <w:tcW w:w="1780" w:type="dxa"/>
            <w:noWrap/>
            <w:hideMark/>
          </w:tcPr>
          <w:p w14:paraId="0931B0A2" w14:textId="1DA77AF9" w:rsidR="00925D10" w:rsidRPr="002B7F3B" w:rsidDel="00CF4998" w:rsidRDefault="004A2F82" w:rsidP="00925D10">
            <w:pPr>
              <w:jc w:val="right"/>
              <w:cnfStyle w:val="000000000000" w:firstRow="0" w:lastRow="0" w:firstColumn="0" w:lastColumn="0" w:oddVBand="0" w:evenVBand="0" w:oddHBand="0" w:evenHBand="0" w:firstRowFirstColumn="0" w:firstRowLastColumn="0" w:lastRowFirstColumn="0" w:lastRowLastColumn="0"/>
              <w:rPr>
                <w:del w:id="1038" w:author="Shrikanth" w:date="2014-08-27T17:55:00Z"/>
                <w:rFonts w:ascii="Calibri" w:eastAsia="Times New Roman" w:hAnsi="Calibri" w:cs="Times New Roman"/>
                <w:color w:val="000000"/>
              </w:rPr>
            </w:pPr>
            <w:del w:id="1039" w:author="Shrikanth" w:date="2014-08-27T17:55:00Z">
              <w:r w:rsidDel="00CF4998">
                <w:rPr>
                  <w:rFonts w:ascii="Calibri" w:eastAsia="Times New Roman" w:hAnsi="Calibri" w:cs="Times New Roman"/>
                  <w:color w:val="000000"/>
                </w:rPr>
                <w:delText>6</w:delText>
              </w:r>
            </w:del>
          </w:p>
        </w:tc>
        <w:tc>
          <w:tcPr>
            <w:tcW w:w="1560" w:type="dxa"/>
            <w:noWrap/>
            <w:hideMark/>
          </w:tcPr>
          <w:p w14:paraId="5251E59B" w14:textId="5EDCA6C9" w:rsidR="00925D10" w:rsidRPr="002B7F3B" w:rsidDel="00CF4998" w:rsidRDefault="004149FA" w:rsidP="00925D10">
            <w:pPr>
              <w:jc w:val="right"/>
              <w:cnfStyle w:val="000000000000" w:firstRow="0" w:lastRow="0" w:firstColumn="0" w:lastColumn="0" w:oddVBand="0" w:evenVBand="0" w:oddHBand="0" w:evenHBand="0" w:firstRowFirstColumn="0" w:firstRowLastColumn="0" w:lastRowFirstColumn="0" w:lastRowLastColumn="0"/>
              <w:rPr>
                <w:del w:id="1040" w:author="Shrikanth" w:date="2014-08-27T17:55:00Z"/>
                <w:rFonts w:ascii="Calibri" w:eastAsia="Times New Roman" w:hAnsi="Calibri" w:cs="Times New Roman"/>
                <w:color w:val="000000"/>
              </w:rPr>
            </w:pPr>
            <w:del w:id="1041" w:author="Shrikanth" w:date="2014-08-27T17:55:00Z">
              <w:r w:rsidDel="00CF4998">
                <w:rPr>
                  <w:rFonts w:ascii="Calibri" w:eastAsia="Times New Roman" w:hAnsi="Calibri" w:cs="Times New Roman"/>
                  <w:color w:val="000000"/>
                </w:rPr>
                <w:delText>2:33</w:delText>
              </w:r>
            </w:del>
          </w:p>
        </w:tc>
      </w:tr>
      <w:tr w:rsidR="00925D10" w:rsidRPr="002B7F3B" w:rsidDel="00CF4998" w14:paraId="071FA405" w14:textId="48341054" w:rsidTr="009E5910">
        <w:trPr>
          <w:cnfStyle w:val="000000100000" w:firstRow="0" w:lastRow="0" w:firstColumn="0" w:lastColumn="0" w:oddVBand="0" w:evenVBand="0" w:oddHBand="1" w:evenHBand="0" w:firstRowFirstColumn="0" w:firstRowLastColumn="0" w:lastRowFirstColumn="0" w:lastRowLastColumn="0"/>
          <w:trHeight w:val="300"/>
          <w:del w:id="1042"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tcBorders>
              <w:left w:val="none" w:sz="0" w:space="0" w:color="auto"/>
              <w:right w:val="none" w:sz="0" w:space="0" w:color="auto"/>
            </w:tcBorders>
            <w:noWrap/>
            <w:hideMark/>
          </w:tcPr>
          <w:p w14:paraId="477D7DB7" w14:textId="17352E49" w:rsidR="00925D10" w:rsidRPr="002B7F3B" w:rsidDel="00CF4998" w:rsidRDefault="00925D10" w:rsidP="00925D10">
            <w:pPr>
              <w:jc w:val="right"/>
              <w:rPr>
                <w:del w:id="1043" w:author="Shrikanth" w:date="2014-08-27T17:55:00Z"/>
                <w:rFonts w:ascii="Calibri" w:eastAsia="Times New Roman" w:hAnsi="Calibri" w:cs="Times New Roman"/>
                <w:color w:val="000000"/>
              </w:rPr>
            </w:pPr>
            <w:del w:id="1044" w:author="Shrikanth" w:date="2014-08-27T17:55:00Z">
              <w:r w:rsidRPr="002B7F3B" w:rsidDel="00CF4998">
                <w:rPr>
                  <w:rFonts w:ascii="Calibri" w:eastAsia="Times New Roman" w:hAnsi="Calibri" w:cs="Times New Roman"/>
                  <w:color w:val="000000"/>
                </w:rPr>
                <w:delText>8</w:delText>
              </w:r>
            </w:del>
          </w:p>
        </w:tc>
        <w:tc>
          <w:tcPr>
            <w:tcW w:w="4540" w:type="dxa"/>
            <w:tcBorders>
              <w:left w:val="none" w:sz="0" w:space="0" w:color="auto"/>
              <w:right w:val="none" w:sz="0" w:space="0" w:color="auto"/>
            </w:tcBorders>
            <w:hideMark/>
          </w:tcPr>
          <w:p w14:paraId="344CB278" w14:textId="6E3D63BC"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1045" w:author="Shrikanth" w:date="2014-08-27T17:55:00Z"/>
                <w:rFonts w:ascii="Calibri" w:eastAsia="Times New Roman" w:hAnsi="Calibri" w:cs="Times New Roman"/>
                <w:color w:val="000000"/>
              </w:rPr>
            </w:pPr>
            <w:del w:id="1046" w:author="Shrikanth" w:date="2014-08-27T17:55:00Z">
              <w:r w:rsidRPr="002B7F3B" w:rsidDel="00CF4998">
                <w:rPr>
                  <w:rFonts w:ascii="Calibri" w:eastAsia="Times New Roman" w:hAnsi="Calibri" w:cs="Times New Roman"/>
                  <w:color w:val="000000"/>
                </w:rPr>
                <w:delText>Join with LocationProbe data</w:delText>
              </w:r>
            </w:del>
          </w:p>
        </w:tc>
        <w:tc>
          <w:tcPr>
            <w:tcW w:w="1120" w:type="dxa"/>
            <w:tcBorders>
              <w:left w:val="none" w:sz="0" w:space="0" w:color="auto"/>
              <w:right w:val="none" w:sz="0" w:space="0" w:color="auto"/>
            </w:tcBorders>
            <w:noWrap/>
            <w:hideMark/>
          </w:tcPr>
          <w:p w14:paraId="7D676907" w14:textId="4F743EE0" w:rsidR="00925D10" w:rsidRPr="002B7F3B" w:rsidDel="00CF4998" w:rsidRDefault="00F7692F" w:rsidP="00925D10">
            <w:pPr>
              <w:jc w:val="right"/>
              <w:cnfStyle w:val="000000100000" w:firstRow="0" w:lastRow="0" w:firstColumn="0" w:lastColumn="0" w:oddVBand="0" w:evenVBand="0" w:oddHBand="1" w:evenHBand="0" w:firstRowFirstColumn="0" w:firstRowLastColumn="0" w:lastRowFirstColumn="0" w:lastRowLastColumn="0"/>
              <w:rPr>
                <w:del w:id="1047" w:author="Shrikanth" w:date="2014-08-27T17:55:00Z"/>
                <w:rFonts w:ascii="Calibri" w:eastAsia="Times New Roman" w:hAnsi="Calibri" w:cs="Times New Roman"/>
                <w:color w:val="000000"/>
              </w:rPr>
            </w:pPr>
            <w:del w:id="1048" w:author="Shrikanth" w:date="2014-08-27T17:55:00Z">
              <w:r w:rsidDel="00CF4998">
                <w:rPr>
                  <w:rFonts w:ascii="Calibri" w:eastAsia="Times New Roman" w:hAnsi="Calibri" w:cs="Times New Roman"/>
                  <w:color w:val="000000"/>
                </w:rPr>
                <w:delText>12</w:delText>
              </w:r>
            </w:del>
          </w:p>
        </w:tc>
        <w:tc>
          <w:tcPr>
            <w:tcW w:w="1780" w:type="dxa"/>
            <w:tcBorders>
              <w:left w:val="none" w:sz="0" w:space="0" w:color="auto"/>
              <w:right w:val="none" w:sz="0" w:space="0" w:color="auto"/>
            </w:tcBorders>
            <w:noWrap/>
            <w:hideMark/>
          </w:tcPr>
          <w:p w14:paraId="03351DAB" w14:textId="54ADBEDA" w:rsidR="00925D10" w:rsidRPr="002B7F3B" w:rsidDel="00CF4998" w:rsidRDefault="00F7692F" w:rsidP="00925D10">
            <w:pPr>
              <w:jc w:val="right"/>
              <w:cnfStyle w:val="000000100000" w:firstRow="0" w:lastRow="0" w:firstColumn="0" w:lastColumn="0" w:oddVBand="0" w:evenVBand="0" w:oddHBand="1" w:evenHBand="0" w:firstRowFirstColumn="0" w:firstRowLastColumn="0" w:lastRowFirstColumn="0" w:lastRowLastColumn="0"/>
              <w:rPr>
                <w:del w:id="1049" w:author="Shrikanth" w:date="2014-08-27T17:55:00Z"/>
                <w:rFonts w:ascii="Calibri" w:eastAsia="Times New Roman" w:hAnsi="Calibri" w:cs="Times New Roman"/>
                <w:color w:val="000000"/>
              </w:rPr>
            </w:pPr>
            <w:del w:id="1050" w:author="Shrikanth" w:date="2014-08-27T17:55:00Z">
              <w:r w:rsidDel="00CF4998">
                <w:rPr>
                  <w:rFonts w:ascii="Calibri" w:eastAsia="Times New Roman" w:hAnsi="Calibri" w:cs="Times New Roman"/>
                  <w:color w:val="000000"/>
                </w:rPr>
                <w:delText>5</w:delText>
              </w:r>
            </w:del>
          </w:p>
        </w:tc>
        <w:tc>
          <w:tcPr>
            <w:tcW w:w="1560" w:type="dxa"/>
            <w:tcBorders>
              <w:left w:val="none" w:sz="0" w:space="0" w:color="auto"/>
              <w:right w:val="none" w:sz="0" w:space="0" w:color="auto"/>
            </w:tcBorders>
            <w:noWrap/>
            <w:hideMark/>
          </w:tcPr>
          <w:p w14:paraId="27BFE0CB" w14:textId="3EF4963A" w:rsidR="00925D10" w:rsidRPr="002B7F3B" w:rsidDel="00CF4998" w:rsidRDefault="00F7692F" w:rsidP="00925D10">
            <w:pPr>
              <w:jc w:val="right"/>
              <w:cnfStyle w:val="000000100000" w:firstRow="0" w:lastRow="0" w:firstColumn="0" w:lastColumn="0" w:oddVBand="0" w:evenVBand="0" w:oddHBand="1" w:evenHBand="0" w:firstRowFirstColumn="0" w:firstRowLastColumn="0" w:lastRowFirstColumn="0" w:lastRowLastColumn="0"/>
              <w:rPr>
                <w:del w:id="1051" w:author="Shrikanth" w:date="2014-08-27T17:55:00Z"/>
                <w:rFonts w:ascii="Calibri" w:eastAsia="Times New Roman" w:hAnsi="Calibri" w:cs="Times New Roman"/>
                <w:color w:val="000000"/>
              </w:rPr>
            </w:pPr>
            <w:del w:id="1052" w:author="Shrikanth" w:date="2014-08-27T17:55:00Z">
              <w:r w:rsidDel="00CF4998">
                <w:rPr>
                  <w:rFonts w:ascii="Calibri" w:eastAsia="Times New Roman" w:hAnsi="Calibri" w:cs="Times New Roman"/>
                  <w:color w:val="000000"/>
                </w:rPr>
                <w:delText>2:50</w:delText>
              </w:r>
            </w:del>
          </w:p>
        </w:tc>
      </w:tr>
      <w:tr w:rsidR="00925D10" w:rsidRPr="002B7F3B" w:rsidDel="00CF4998" w14:paraId="5D508CED" w14:textId="29A5176A" w:rsidTr="009E5910">
        <w:trPr>
          <w:trHeight w:val="300"/>
          <w:del w:id="1053"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noWrap/>
            <w:hideMark/>
          </w:tcPr>
          <w:p w14:paraId="63E3F6E2" w14:textId="10633784" w:rsidR="00925D10" w:rsidRPr="002B7F3B" w:rsidDel="00CF4998" w:rsidRDefault="00925D10" w:rsidP="00925D10">
            <w:pPr>
              <w:jc w:val="right"/>
              <w:rPr>
                <w:del w:id="1054" w:author="Shrikanth" w:date="2014-08-27T17:55:00Z"/>
                <w:rFonts w:ascii="Calibri" w:eastAsia="Times New Roman" w:hAnsi="Calibri" w:cs="Times New Roman"/>
                <w:color w:val="000000"/>
              </w:rPr>
            </w:pPr>
            <w:del w:id="1055" w:author="Shrikanth" w:date="2014-08-27T17:55:00Z">
              <w:r w:rsidRPr="002B7F3B" w:rsidDel="00CF4998">
                <w:rPr>
                  <w:rFonts w:ascii="Calibri" w:eastAsia="Times New Roman" w:hAnsi="Calibri" w:cs="Times New Roman"/>
                  <w:color w:val="000000"/>
                </w:rPr>
                <w:delText>9</w:delText>
              </w:r>
            </w:del>
          </w:p>
        </w:tc>
        <w:tc>
          <w:tcPr>
            <w:tcW w:w="4540" w:type="dxa"/>
            <w:hideMark/>
          </w:tcPr>
          <w:p w14:paraId="3B83163E" w14:textId="495583FE" w:rsidR="00925D10" w:rsidRPr="002B7F3B" w:rsidDel="00CF4998" w:rsidRDefault="00925D10" w:rsidP="00925D10">
            <w:pPr>
              <w:cnfStyle w:val="000000000000" w:firstRow="0" w:lastRow="0" w:firstColumn="0" w:lastColumn="0" w:oddVBand="0" w:evenVBand="0" w:oddHBand="0" w:evenHBand="0" w:firstRowFirstColumn="0" w:firstRowLastColumn="0" w:lastRowFirstColumn="0" w:lastRowLastColumn="0"/>
              <w:rPr>
                <w:del w:id="1056" w:author="Shrikanth" w:date="2014-08-27T17:55:00Z"/>
                <w:rFonts w:ascii="Calibri" w:eastAsia="Times New Roman" w:hAnsi="Calibri" w:cs="Times New Roman"/>
                <w:color w:val="000000"/>
              </w:rPr>
            </w:pPr>
            <w:del w:id="1057" w:author="Shrikanth" w:date="2014-08-27T17:55:00Z">
              <w:r w:rsidRPr="002B7F3B" w:rsidDel="00CF4998">
                <w:rPr>
                  <w:rFonts w:ascii="Calibri" w:eastAsia="Times New Roman" w:hAnsi="Calibri" w:cs="Times New Roman"/>
                  <w:color w:val="000000"/>
                </w:rPr>
                <w:delText>Publish the augmented model</w:delText>
              </w:r>
            </w:del>
          </w:p>
        </w:tc>
        <w:tc>
          <w:tcPr>
            <w:tcW w:w="1120" w:type="dxa"/>
            <w:noWrap/>
            <w:hideMark/>
          </w:tcPr>
          <w:p w14:paraId="2EF90FB5" w14:textId="7C389D73" w:rsidR="00925D10" w:rsidRPr="002B7F3B" w:rsidDel="00CF4998" w:rsidRDefault="00F448CC" w:rsidP="00925D10">
            <w:pPr>
              <w:jc w:val="right"/>
              <w:cnfStyle w:val="000000000000" w:firstRow="0" w:lastRow="0" w:firstColumn="0" w:lastColumn="0" w:oddVBand="0" w:evenVBand="0" w:oddHBand="0" w:evenHBand="0" w:firstRowFirstColumn="0" w:firstRowLastColumn="0" w:lastRowFirstColumn="0" w:lastRowLastColumn="0"/>
              <w:rPr>
                <w:del w:id="1058" w:author="Shrikanth" w:date="2014-08-27T17:55:00Z"/>
                <w:rFonts w:ascii="Calibri" w:eastAsia="Times New Roman" w:hAnsi="Calibri" w:cs="Times New Roman"/>
                <w:color w:val="000000"/>
              </w:rPr>
            </w:pPr>
            <w:del w:id="1059" w:author="Shrikanth" w:date="2014-08-27T17:55:00Z">
              <w:r w:rsidDel="00CF4998">
                <w:rPr>
                  <w:rFonts w:ascii="Calibri" w:eastAsia="Times New Roman" w:hAnsi="Calibri" w:cs="Times New Roman"/>
                  <w:color w:val="000000"/>
                </w:rPr>
                <w:delText>15</w:delText>
              </w:r>
            </w:del>
          </w:p>
        </w:tc>
        <w:tc>
          <w:tcPr>
            <w:tcW w:w="1780" w:type="dxa"/>
            <w:noWrap/>
            <w:hideMark/>
          </w:tcPr>
          <w:p w14:paraId="23DC5BA9" w14:textId="663E461B" w:rsidR="00925D10" w:rsidRPr="002B7F3B" w:rsidDel="00CF4998" w:rsidRDefault="00F448CC" w:rsidP="00925D10">
            <w:pPr>
              <w:jc w:val="right"/>
              <w:cnfStyle w:val="000000000000" w:firstRow="0" w:lastRow="0" w:firstColumn="0" w:lastColumn="0" w:oddVBand="0" w:evenVBand="0" w:oddHBand="0" w:evenHBand="0" w:firstRowFirstColumn="0" w:firstRowLastColumn="0" w:lastRowFirstColumn="0" w:lastRowLastColumn="0"/>
              <w:rPr>
                <w:del w:id="1060" w:author="Shrikanth" w:date="2014-08-27T17:55:00Z"/>
                <w:rFonts w:ascii="Calibri" w:eastAsia="Times New Roman" w:hAnsi="Calibri" w:cs="Times New Roman"/>
                <w:color w:val="000000"/>
              </w:rPr>
            </w:pPr>
            <w:del w:id="1061" w:author="Shrikanth" w:date="2014-08-27T17:55:00Z">
              <w:r w:rsidDel="00CF4998">
                <w:rPr>
                  <w:rFonts w:ascii="Calibri" w:eastAsia="Times New Roman" w:hAnsi="Calibri" w:cs="Times New Roman"/>
                  <w:color w:val="000000"/>
                </w:rPr>
                <w:delText>3</w:delText>
              </w:r>
            </w:del>
          </w:p>
        </w:tc>
        <w:tc>
          <w:tcPr>
            <w:tcW w:w="1560" w:type="dxa"/>
            <w:noWrap/>
            <w:hideMark/>
          </w:tcPr>
          <w:p w14:paraId="57B5321E" w14:textId="7813C623" w:rsidR="00925D10" w:rsidRPr="002B7F3B" w:rsidDel="00CF4998" w:rsidRDefault="00760C1E" w:rsidP="00F448CC">
            <w:pPr>
              <w:jc w:val="right"/>
              <w:cnfStyle w:val="000000000000" w:firstRow="0" w:lastRow="0" w:firstColumn="0" w:lastColumn="0" w:oddVBand="0" w:evenVBand="0" w:oddHBand="0" w:evenHBand="0" w:firstRowFirstColumn="0" w:firstRowLastColumn="0" w:lastRowFirstColumn="0" w:lastRowLastColumn="0"/>
              <w:rPr>
                <w:del w:id="1062" w:author="Shrikanth" w:date="2014-08-27T17:55:00Z"/>
                <w:rFonts w:ascii="Calibri" w:eastAsia="Times New Roman" w:hAnsi="Calibri" w:cs="Times New Roman"/>
                <w:color w:val="000000"/>
              </w:rPr>
            </w:pPr>
            <w:del w:id="1063" w:author="Shrikanth" w:date="2014-08-27T17:55:00Z">
              <w:r w:rsidDel="00CF4998">
                <w:rPr>
                  <w:rFonts w:ascii="Calibri" w:eastAsia="Times New Roman" w:hAnsi="Calibri" w:cs="Times New Roman"/>
                  <w:color w:val="000000"/>
                </w:rPr>
                <w:delText>3:</w:delText>
              </w:r>
              <w:r w:rsidR="00F448CC" w:rsidDel="00CF4998">
                <w:rPr>
                  <w:rFonts w:ascii="Calibri" w:eastAsia="Times New Roman" w:hAnsi="Calibri" w:cs="Times New Roman"/>
                  <w:color w:val="000000"/>
                </w:rPr>
                <w:delText>08</w:delText>
              </w:r>
            </w:del>
          </w:p>
        </w:tc>
      </w:tr>
      <w:tr w:rsidR="00925D10" w:rsidRPr="002B7F3B" w:rsidDel="00CF4998" w14:paraId="216CC1EA" w14:textId="489E9365" w:rsidTr="009E5910">
        <w:trPr>
          <w:cnfStyle w:val="000000100000" w:firstRow="0" w:lastRow="0" w:firstColumn="0" w:lastColumn="0" w:oddVBand="0" w:evenVBand="0" w:oddHBand="1" w:evenHBand="0" w:firstRowFirstColumn="0" w:firstRowLastColumn="0" w:lastRowFirstColumn="0" w:lastRowLastColumn="0"/>
          <w:trHeight w:val="300"/>
          <w:del w:id="1064"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tcBorders>
              <w:left w:val="none" w:sz="0" w:space="0" w:color="auto"/>
              <w:right w:val="none" w:sz="0" w:space="0" w:color="auto"/>
            </w:tcBorders>
            <w:noWrap/>
            <w:hideMark/>
          </w:tcPr>
          <w:p w14:paraId="763B4CBE" w14:textId="3D800A29" w:rsidR="00925D10" w:rsidRPr="002B7F3B" w:rsidDel="00CF4998" w:rsidRDefault="00925D10" w:rsidP="00925D10">
            <w:pPr>
              <w:jc w:val="right"/>
              <w:rPr>
                <w:del w:id="1065" w:author="Shrikanth" w:date="2014-08-27T17:55:00Z"/>
                <w:rFonts w:ascii="Calibri" w:eastAsia="Times New Roman" w:hAnsi="Calibri" w:cs="Times New Roman"/>
                <w:color w:val="000000"/>
              </w:rPr>
            </w:pPr>
            <w:del w:id="1066" w:author="Shrikanth" w:date="2014-08-27T17:55:00Z">
              <w:r w:rsidRPr="002B7F3B" w:rsidDel="00CF4998">
                <w:rPr>
                  <w:rFonts w:ascii="Calibri" w:eastAsia="Times New Roman" w:hAnsi="Calibri" w:cs="Times New Roman"/>
                  <w:color w:val="000000"/>
                </w:rPr>
                <w:delText>10</w:delText>
              </w:r>
            </w:del>
          </w:p>
        </w:tc>
        <w:tc>
          <w:tcPr>
            <w:tcW w:w="4540" w:type="dxa"/>
            <w:tcBorders>
              <w:left w:val="none" w:sz="0" w:space="0" w:color="auto"/>
              <w:right w:val="none" w:sz="0" w:space="0" w:color="auto"/>
            </w:tcBorders>
            <w:hideMark/>
          </w:tcPr>
          <w:p w14:paraId="5BFBFD66" w14:textId="741299C3"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1067" w:author="Shrikanth" w:date="2014-08-27T17:55:00Z"/>
                <w:rFonts w:ascii="Calibri" w:eastAsia="Times New Roman" w:hAnsi="Calibri" w:cs="Times New Roman"/>
                <w:color w:val="000000"/>
              </w:rPr>
            </w:pPr>
            <w:del w:id="1068" w:author="Shrikanth" w:date="2014-08-27T17:55:00Z">
              <w:r w:rsidRPr="002B7F3B" w:rsidDel="00CF4998">
                <w:rPr>
                  <w:rFonts w:ascii="Calibri" w:eastAsia="Times New Roman" w:hAnsi="Calibri" w:cs="Times New Roman"/>
                  <w:color w:val="000000"/>
                </w:rPr>
                <w:delText>Publish RDF for joined data</w:delText>
              </w:r>
            </w:del>
          </w:p>
        </w:tc>
        <w:tc>
          <w:tcPr>
            <w:tcW w:w="1120" w:type="dxa"/>
            <w:tcBorders>
              <w:left w:val="none" w:sz="0" w:space="0" w:color="auto"/>
              <w:right w:val="none" w:sz="0" w:space="0" w:color="auto"/>
            </w:tcBorders>
            <w:noWrap/>
            <w:hideMark/>
          </w:tcPr>
          <w:p w14:paraId="6D350CF1" w14:textId="41CF14BA" w:rsidR="00925D10" w:rsidRPr="002B7F3B" w:rsidDel="00CF4998" w:rsidRDefault="00F448CC" w:rsidP="00925D10">
            <w:pPr>
              <w:jc w:val="right"/>
              <w:cnfStyle w:val="000000100000" w:firstRow="0" w:lastRow="0" w:firstColumn="0" w:lastColumn="0" w:oddVBand="0" w:evenVBand="0" w:oddHBand="1" w:evenHBand="0" w:firstRowFirstColumn="0" w:firstRowLastColumn="0" w:lastRowFirstColumn="0" w:lastRowLastColumn="0"/>
              <w:rPr>
                <w:del w:id="1069" w:author="Shrikanth" w:date="2014-08-27T17:55:00Z"/>
                <w:rFonts w:ascii="Calibri" w:eastAsia="Times New Roman" w:hAnsi="Calibri" w:cs="Times New Roman"/>
                <w:color w:val="000000"/>
              </w:rPr>
            </w:pPr>
            <w:del w:id="1070" w:author="Shrikanth" w:date="2014-08-27T17:55:00Z">
              <w:r w:rsidDel="00CF4998">
                <w:rPr>
                  <w:rFonts w:ascii="Calibri" w:eastAsia="Times New Roman" w:hAnsi="Calibri" w:cs="Times New Roman"/>
                  <w:color w:val="000000"/>
                </w:rPr>
                <w:delText>10</w:delText>
              </w:r>
            </w:del>
          </w:p>
        </w:tc>
        <w:tc>
          <w:tcPr>
            <w:tcW w:w="1780" w:type="dxa"/>
            <w:tcBorders>
              <w:left w:val="none" w:sz="0" w:space="0" w:color="auto"/>
              <w:right w:val="none" w:sz="0" w:space="0" w:color="auto"/>
            </w:tcBorders>
            <w:noWrap/>
            <w:hideMark/>
          </w:tcPr>
          <w:p w14:paraId="273E600E" w14:textId="7D8D58C1" w:rsidR="00925D10" w:rsidRPr="002B7F3B" w:rsidDel="00CF4998" w:rsidRDefault="00F448CC" w:rsidP="00925D10">
            <w:pPr>
              <w:jc w:val="right"/>
              <w:cnfStyle w:val="000000100000" w:firstRow="0" w:lastRow="0" w:firstColumn="0" w:lastColumn="0" w:oddVBand="0" w:evenVBand="0" w:oddHBand="1" w:evenHBand="0" w:firstRowFirstColumn="0" w:firstRowLastColumn="0" w:lastRowFirstColumn="0" w:lastRowLastColumn="0"/>
              <w:rPr>
                <w:del w:id="1071" w:author="Shrikanth" w:date="2014-08-27T17:55:00Z"/>
                <w:rFonts w:ascii="Calibri" w:eastAsia="Times New Roman" w:hAnsi="Calibri" w:cs="Times New Roman"/>
                <w:color w:val="000000"/>
              </w:rPr>
            </w:pPr>
            <w:del w:id="1072" w:author="Shrikanth" w:date="2014-08-27T17:55:00Z">
              <w:r w:rsidDel="00CF4998">
                <w:rPr>
                  <w:rFonts w:ascii="Calibri" w:eastAsia="Times New Roman" w:hAnsi="Calibri" w:cs="Times New Roman"/>
                  <w:color w:val="000000"/>
                </w:rPr>
                <w:delText>6</w:delText>
              </w:r>
            </w:del>
          </w:p>
        </w:tc>
        <w:tc>
          <w:tcPr>
            <w:tcW w:w="1560" w:type="dxa"/>
            <w:tcBorders>
              <w:left w:val="none" w:sz="0" w:space="0" w:color="auto"/>
              <w:right w:val="none" w:sz="0" w:space="0" w:color="auto"/>
            </w:tcBorders>
            <w:noWrap/>
            <w:hideMark/>
          </w:tcPr>
          <w:p w14:paraId="1EF7BF25" w14:textId="1CCB91A1" w:rsidR="00925D10" w:rsidRPr="002B7F3B" w:rsidDel="00CF4998" w:rsidRDefault="00925D10" w:rsidP="00F448CC">
            <w:pPr>
              <w:jc w:val="right"/>
              <w:cnfStyle w:val="000000100000" w:firstRow="0" w:lastRow="0" w:firstColumn="0" w:lastColumn="0" w:oddVBand="0" w:evenVBand="0" w:oddHBand="1" w:evenHBand="0" w:firstRowFirstColumn="0" w:firstRowLastColumn="0" w:lastRowFirstColumn="0" w:lastRowLastColumn="0"/>
              <w:rPr>
                <w:del w:id="1073" w:author="Shrikanth" w:date="2014-08-27T17:55:00Z"/>
                <w:rFonts w:ascii="Calibri" w:eastAsia="Times New Roman" w:hAnsi="Calibri" w:cs="Times New Roman"/>
                <w:color w:val="000000"/>
              </w:rPr>
            </w:pPr>
            <w:del w:id="1074" w:author="Shrikanth" w:date="2014-08-27T17:55:00Z">
              <w:r w:rsidRPr="002B7F3B" w:rsidDel="00CF4998">
                <w:rPr>
                  <w:rFonts w:ascii="Calibri" w:eastAsia="Times New Roman" w:hAnsi="Calibri" w:cs="Times New Roman"/>
                  <w:color w:val="000000"/>
                </w:rPr>
                <w:delText>3:</w:delText>
              </w:r>
              <w:r w:rsidR="00F448CC" w:rsidDel="00CF4998">
                <w:rPr>
                  <w:rFonts w:ascii="Calibri" w:eastAsia="Times New Roman" w:hAnsi="Calibri" w:cs="Times New Roman"/>
                  <w:color w:val="000000"/>
                </w:rPr>
                <w:delText>24</w:delText>
              </w:r>
            </w:del>
          </w:p>
        </w:tc>
      </w:tr>
      <w:tr w:rsidR="00925D10" w:rsidRPr="002B7F3B" w:rsidDel="00CF4998" w14:paraId="61B14A25" w14:textId="666FDC1F" w:rsidTr="009E5910">
        <w:trPr>
          <w:trHeight w:val="300"/>
          <w:del w:id="1075"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noWrap/>
            <w:hideMark/>
          </w:tcPr>
          <w:p w14:paraId="6457EED2" w14:textId="06897598" w:rsidR="00925D10" w:rsidRPr="002B7F3B" w:rsidDel="00CF4998" w:rsidRDefault="00925D10" w:rsidP="00925D10">
            <w:pPr>
              <w:jc w:val="right"/>
              <w:rPr>
                <w:del w:id="1076" w:author="Shrikanth" w:date="2014-08-27T17:55:00Z"/>
                <w:rFonts w:ascii="Calibri" w:eastAsia="Times New Roman" w:hAnsi="Calibri" w:cs="Times New Roman"/>
                <w:color w:val="000000"/>
              </w:rPr>
            </w:pPr>
            <w:del w:id="1077" w:author="Shrikanth" w:date="2014-08-27T17:55:00Z">
              <w:r w:rsidRPr="002B7F3B" w:rsidDel="00CF4998">
                <w:rPr>
                  <w:rFonts w:ascii="Calibri" w:eastAsia="Times New Roman" w:hAnsi="Calibri" w:cs="Times New Roman"/>
                  <w:color w:val="000000"/>
                </w:rPr>
                <w:delText>11</w:delText>
              </w:r>
            </w:del>
          </w:p>
        </w:tc>
        <w:tc>
          <w:tcPr>
            <w:tcW w:w="4540" w:type="dxa"/>
            <w:hideMark/>
          </w:tcPr>
          <w:p w14:paraId="1C71CCB4" w14:textId="6270EAE9" w:rsidR="00925D10" w:rsidRPr="002B7F3B" w:rsidDel="00CF4998" w:rsidRDefault="00925D10" w:rsidP="00925D10">
            <w:pPr>
              <w:cnfStyle w:val="000000000000" w:firstRow="0" w:lastRow="0" w:firstColumn="0" w:lastColumn="0" w:oddVBand="0" w:evenVBand="0" w:oddHBand="0" w:evenHBand="0" w:firstRowFirstColumn="0" w:firstRowLastColumn="0" w:lastRowFirstColumn="0" w:lastRowLastColumn="0"/>
              <w:rPr>
                <w:del w:id="1078" w:author="Shrikanth" w:date="2014-08-27T17:55:00Z"/>
                <w:rFonts w:ascii="Calibri" w:eastAsia="Times New Roman" w:hAnsi="Calibri" w:cs="Times New Roman"/>
                <w:color w:val="000000"/>
              </w:rPr>
            </w:pPr>
            <w:del w:id="1079" w:author="Shrikanth" w:date="2014-08-27T17:55:00Z">
              <w:r w:rsidRPr="002B7F3B" w:rsidDel="00CF4998">
                <w:rPr>
                  <w:rFonts w:ascii="Calibri" w:eastAsia="Times New Roman" w:hAnsi="Calibri" w:cs="Times New Roman"/>
                  <w:color w:val="000000"/>
                </w:rPr>
                <w:delText>Invoke getLabel service</w:delText>
              </w:r>
            </w:del>
          </w:p>
        </w:tc>
        <w:tc>
          <w:tcPr>
            <w:tcW w:w="1120" w:type="dxa"/>
            <w:noWrap/>
            <w:hideMark/>
          </w:tcPr>
          <w:p w14:paraId="54C6C3C5" w14:textId="508DEE1F" w:rsidR="00925D10" w:rsidRPr="002B7F3B" w:rsidDel="00CF4998" w:rsidRDefault="00E71627" w:rsidP="00925D10">
            <w:pPr>
              <w:jc w:val="right"/>
              <w:cnfStyle w:val="000000000000" w:firstRow="0" w:lastRow="0" w:firstColumn="0" w:lastColumn="0" w:oddVBand="0" w:evenVBand="0" w:oddHBand="0" w:evenHBand="0" w:firstRowFirstColumn="0" w:firstRowLastColumn="0" w:lastRowFirstColumn="0" w:lastRowLastColumn="0"/>
              <w:rPr>
                <w:del w:id="1080" w:author="Shrikanth" w:date="2014-08-27T17:55:00Z"/>
                <w:rFonts w:ascii="Calibri" w:eastAsia="Times New Roman" w:hAnsi="Calibri" w:cs="Times New Roman"/>
                <w:color w:val="000000"/>
              </w:rPr>
            </w:pPr>
            <w:del w:id="1081" w:author="Shrikanth" w:date="2014-08-27T17:55:00Z">
              <w:r w:rsidDel="00CF4998">
                <w:rPr>
                  <w:rFonts w:ascii="Calibri" w:eastAsia="Times New Roman" w:hAnsi="Calibri" w:cs="Times New Roman"/>
                  <w:color w:val="000000"/>
                </w:rPr>
                <w:delText>8</w:delText>
              </w:r>
            </w:del>
          </w:p>
        </w:tc>
        <w:tc>
          <w:tcPr>
            <w:tcW w:w="1780" w:type="dxa"/>
            <w:noWrap/>
            <w:hideMark/>
          </w:tcPr>
          <w:p w14:paraId="6851471D" w14:textId="2659F65D" w:rsidR="00925D10" w:rsidRPr="002B7F3B" w:rsidDel="00CF4998" w:rsidRDefault="00E71627" w:rsidP="00925D10">
            <w:pPr>
              <w:jc w:val="right"/>
              <w:cnfStyle w:val="000000000000" w:firstRow="0" w:lastRow="0" w:firstColumn="0" w:lastColumn="0" w:oddVBand="0" w:evenVBand="0" w:oddHBand="0" w:evenHBand="0" w:firstRowFirstColumn="0" w:firstRowLastColumn="0" w:lastRowFirstColumn="0" w:lastRowLastColumn="0"/>
              <w:rPr>
                <w:del w:id="1082" w:author="Shrikanth" w:date="2014-08-27T17:55:00Z"/>
                <w:rFonts w:ascii="Calibri" w:eastAsia="Times New Roman" w:hAnsi="Calibri" w:cs="Times New Roman"/>
                <w:color w:val="000000"/>
              </w:rPr>
            </w:pPr>
            <w:del w:id="1083" w:author="Shrikanth" w:date="2014-08-27T17:55:00Z">
              <w:r w:rsidDel="00CF4998">
                <w:rPr>
                  <w:rFonts w:ascii="Calibri" w:eastAsia="Times New Roman" w:hAnsi="Calibri" w:cs="Times New Roman"/>
                  <w:color w:val="000000"/>
                </w:rPr>
                <w:delText>2</w:delText>
              </w:r>
            </w:del>
          </w:p>
        </w:tc>
        <w:tc>
          <w:tcPr>
            <w:tcW w:w="1560" w:type="dxa"/>
            <w:noWrap/>
            <w:hideMark/>
          </w:tcPr>
          <w:p w14:paraId="1122089E" w14:textId="7EB0F9E6" w:rsidR="00925D10" w:rsidRPr="002B7F3B" w:rsidDel="00CF4998" w:rsidRDefault="00E71627" w:rsidP="00925D10">
            <w:pPr>
              <w:jc w:val="right"/>
              <w:cnfStyle w:val="000000000000" w:firstRow="0" w:lastRow="0" w:firstColumn="0" w:lastColumn="0" w:oddVBand="0" w:evenVBand="0" w:oddHBand="0" w:evenHBand="0" w:firstRowFirstColumn="0" w:firstRowLastColumn="0" w:lastRowFirstColumn="0" w:lastRowLastColumn="0"/>
              <w:rPr>
                <w:del w:id="1084" w:author="Shrikanth" w:date="2014-08-27T17:55:00Z"/>
                <w:rFonts w:ascii="Calibri" w:eastAsia="Times New Roman" w:hAnsi="Calibri" w:cs="Times New Roman"/>
                <w:color w:val="000000"/>
              </w:rPr>
            </w:pPr>
            <w:del w:id="1085" w:author="Shrikanth" w:date="2014-08-27T17:55:00Z">
              <w:r w:rsidDel="00CF4998">
                <w:rPr>
                  <w:rFonts w:ascii="Calibri" w:eastAsia="Times New Roman" w:hAnsi="Calibri" w:cs="Times New Roman"/>
                  <w:color w:val="000000"/>
                </w:rPr>
                <w:delText>3:34</w:delText>
              </w:r>
            </w:del>
          </w:p>
        </w:tc>
      </w:tr>
      <w:tr w:rsidR="00925D10" w:rsidRPr="002B7F3B" w:rsidDel="00CF4998" w14:paraId="386052A3" w14:textId="2761A5F7" w:rsidTr="006B5B30">
        <w:trPr>
          <w:cnfStyle w:val="000000100000" w:firstRow="0" w:lastRow="0" w:firstColumn="0" w:lastColumn="0" w:oddVBand="0" w:evenVBand="0" w:oddHBand="1" w:evenHBand="0" w:firstRowFirstColumn="0" w:firstRowLastColumn="0" w:lastRowFirstColumn="0" w:lastRowLastColumn="0"/>
          <w:trHeight w:val="600"/>
          <w:del w:id="1086"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tcBorders>
              <w:left w:val="none" w:sz="0" w:space="0" w:color="auto"/>
              <w:right w:val="none" w:sz="0" w:space="0" w:color="auto"/>
            </w:tcBorders>
            <w:noWrap/>
          </w:tcPr>
          <w:p w14:paraId="697668D9" w14:textId="3331B757" w:rsidR="00925D10" w:rsidRPr="002B7F3B" w:rsidDel="00CF4998" w:rsidRDefault="006B5B30" w:rsidP="00925D10">
            <w:pPr>
              <w:jc w:val="right"/>
              <w:rPr>
                <w:del w:id="1087" w:author="Shrikanth" w:date="2014-08-27T17:55:00Z"/>
                <w:rFonts w:ascii="Calibri" w:eastAsia="Times New Roman" w:hAnsi="Calibri" w:cs="Times New Roman"/>
                <w:color w:val="000000"/>
              </w:rPr>
            </w:pPr>
            <w:del w:id="1088" w:author="Shrikanth" w:date="2014-08-27T17:55:00Z">
              <w:r w:rsidDel="00CF4998">
                <w:rPr>
                  <w:rFonts w:ascii="Calibri" w:eastAsia="Times New Roman" w:hAnsi="Calibri" w:cs="Times New Roman"/>
                  <w:color w:val="000000"/>
                </w:rPr>
                <w:delText>12</w:delText>
              </w:r>
            </w:del>
          </w:p>
        </w:tc>
        <w:tc>
          <w:tcPr>
            <w:tcW w:w="4540" w:type="dxa"/>
            <w:tcBorders>
              <w:left w:val="none" w:sz="0" w:space="0" w:color="auto"/>
              <w:right w:val="none" w:sz="0" w:space="0" w:color="auto"/>
            </w:tcBorders>
          </w:tcPr>
          <w:p w14:paraId="7EA12CE3" w14:textId="3708335E" w:rsidR="00925D10" w:rsidRPr="002B7F3B" w:rsidDel="00CF4998" w:rsidRDefault="006B5B30" w:rsidP="00925D10">
            <w:pPr>
              <w:cnfStyle w:val="000000100000" w:firstRow="0" w:lastRow="0" w:firstColumn="0" w:lastColumn="0" w:oddVBand="0" w:evenVBand="0" w:oddHBand="1" w:evenHBand="0" w:firstRowFirstColumn="0" w:firstRowLastColumn="0" w:lastRowFirstColumn="0" w:lastRowLastColumn="0"/>
              <w:rPr>
                <w:del w:id="1089" w:author="Shrikanth" w:date="2014-08-27T17:55:00Z"/>
                <w:rFonts w:ascii="Calibri" w:eastAsia="Times New Roman" w:hAnsi="Calibri" w:cs="Times New Roman"/>
                <w:color w:val="000000"/>
              </w:rPr>
            </w:pPr>
            <w:del w:id="1090" w:author="Shrikanth" w:date="2014-08-27T17:55:00Z">
              <w:r w:rsidDel="00CF4998">
                <w:rPr>
                  <w:rFonts w:ascii="Calibri" w:eastAsia="Times New Roman" w:hAnsi="Calibri" w:cs="Times New Roman"/>
                  <w:color w:val="000000"/>
                </w:rPr>
                <w:delText>Filter our ‘NA’ mode of transport</w:delText>
              </w:r>
            </w:del>
          </w:p>
        </w:tc>
        <w:tc>
          <w:tcPr>
            <w:tcW w:w="1120" w:type="dxa"/>
            <w:tcBorders>
              <w:left w:val="none" w:sz="0" w:space="0" w:color="auto"/>
              <w:right w:val="none" w:sz="0" w:space="0" w:color="auto"/>
            </w:tcBorders>
            <w:noWrap/>
          </w:tcPr>
          <w:p w14:paraId="0843FB6D" w14:textId="425067CF" w:rsidR="00925D10" w:rsidRPr="002B7F3B" w:rsidDel="00CF4998" w:rsidRDefault="006B5B30" w:rsidP="00925D10">
            <w:pPr>
              <w:jc w:val="right"/>
              <w:cnfStyle w:val="000000100000" w:firstRow="0" w:lastRow="0" w:firstColumn="0" w:lastColumn="0" w:oddVBand="0" w:evenVBand="0" w:oddHBand="1" w:evenHBand="0" w:firstRowFirstColumn="0" w:firstRowLastColumn="0" w:lastRowFirstColumn="0" w:lastRowLastColumn="0"/>
              <w:rPr>
                <w:del w:id="1091" w:author="Shrikanth" w:date="2014-08-27T17:55:00Z"/>
                <w:rFonts w:ascii="Calibri" w:eastAsia="Times New Roman" w:hAnsi="Calibri" w:cs="Times New Roman"/>
                <w:color w:val="000000"/>
              </w:rPr>
            </w:pPr>
            <w:del w:id="1092" w:author="Shrikanth" w:date="2014-08-27T17:55:00Z">
              <w:r w:rsidDel="00CF4998">
                <w:rPr>
                  <w:rFonts w:ascii="Calibri" w:eastAsia="Times New Roman" w:hAnsi="Calibri" w:cs="Times New Roman"/>
                  <w:color w:val="000000"/>
                </w:rPr>
                <w:delText>31</w:delText>
              </w:r>
            </w:del>
          </w:p>
        </w:tc>
        <w:tc>
          <w:tcPr>
            <w:tcW w:w="1780" w:type="dxa"/>
            <w:tcBorders>
              <w:left w:val="none" w:sz="0" w:space="0" w:color="auto"/>
              <w:right w:val="none" w:sz="0" w:space="0" w:color="auto"/>
            </w:tcBorders>
            <w:noWrap/>
          </w:tcPr>
          <w:p w14:paraId="33113AEC" w14:textId="4224C03D" w:rsidR="00925D10" w:rsidRPr="002B7F3B" w:rsidDel="00CF4998" w:rsidRDefault="006B5B30" w:rsidP="00925D10">
            <w:pPr>
              <w:jc w:val="right"/>
              <w:cnfStyle w:val="000000100000" w:firstRow="0" w:lastRow="0" w:firstColumn="0" w:lastColumn="0" w:oddVBand="0" w:evenVBand="0" w:oddHBand="1" w:evenHBand="0" w:firstRowFirstColumn="0" w:firstRowLastColumn="0" w:lastRowFirstColumn="0" w:lastRowLastColumn="0"/>
              <w:rPr>
                <w:del w:id="1093" w:author="Shrikanth" w:date="2014-08-27T17:55:00Z"/>
                <w:rFonts w:ascii="Calibri" w:eastAsia="Times New Roman" w:hAnsi="Calibri" w:cs="Times New Roman"/>
                <w:color w:val="000000"/>
              </w:rPr>
            </w:pPr>
            <w:del w:id="1094" w:author="Shrikanth" w:date="2014-08-27T17:55:00Z">
              <w:r w:rsidDel="00CF4998">
                <w:rPr>
                  <w:rFonts w:ascii="Calibri" w:eastAsia="Times New Roman" w:hAnsi="Calibri" w:cs="Times New Roman"/>
                  <w:color w:val="000000"/>
                </w:rPr>
                <w:delText>3</w:delText>
              </w:r>
            </w:del>
          </w:p>
        </w:tc>
        <w:tc>
          <w:tcPr>
            <w:tcW w:w="1560" w:type="dxa"/>
            <w:tcBorders>
              <w:left w:val="none" w:sz="0" w:space="0" w:color="auto"/>
              <w:right w:val="none" w:sz="0" w:space="0" w:color="auto"/>
            </w:tcBorders>
            <w:noWrap/>
          </w:tcPr>
          <w:p w14:paraId="370E3DA9" w14:textId="04CC2986" w:rsidR="00925D10" w:rsidRPr="002B7F3B" w:rsidDel="00CF4998" w:rsidRDefault="006B5B30" w:rsidP="00925D10">
            <w:pPr>
              <w:jc w:val="right"/>
              <w:cnfStyle w:val="000000100000" w:firstRow="0" w:lastRow="0" w:firstColumn="0" w:lastColumn="0" w:oddVBand="0" w:evenVBand="0" w:oddHBand="1" w:evenHBand="0" w:firstRowFirstColumn="0" w:firstRowLastColumn="0" w:lastRowFirstColumn="0" w:lastRowLastColumn="0"/>
              <w:rPr>
                <w:del w:id="1095" w:author="Shrikanth" w:date="2014-08-27T17:55:00Z"/>
                <w:rFonts w:ascii="Calibri" w:eastAsia="Times New Roman" w:hAnsi="Calibri" w:cs="Times New Roman"/>
                <w:color w:val="000000"/>
              </w:rPr>
            </w:pPr>
            <w:del w:id="1096" w:author="Shrikanth" w:date="2014-08-27T17:55:00Z">
              <w:r w:rsidDel="00CF4998">
                <w:rPr>
                  <w:rFonts w:ascii="Calibri" w:eastAsia="Times New Roman" w:hAnsi="Calibri" w:cs="Times New Roman"/>
                  <w:color w:val="000000"/>
                </w:rPr>
                <w:delText>4:08</w:delText>
              </w:r>
            </w:del>
          </w:p>
        </w:tc>
      </w:tr>
      <w:tr w:rsidR="006B5B30" w:rsidRPr="002B7F3B" w:rsidDel="00CF4998" w14:paraId="7C970C8F" w14:textId="2BEAF392" w:rsidTr="006B5B30">
        <w:trPr>
          <w:trHeight w:val="300"/>
          <w:del w:id="1097"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noWrap/>
          </w:tcPr>
          <w:p w14:paraId="624F13AD" w14:textId="6828B59E" w:rsidR="006B5B30" w:rsidRPr="002B7F3B" w:rsidDel="00CF4998" w:rsidRDefault="006B5B30" w:rsidP="00925D10">
            <w:pPr>
              <w:jc w:val="right"/>
              <w:rPr>
                <w:del w:id="1098" w:author="Shrikanth" w:date="2014-08-27T17:55:00Z"/>
                <w:rFonts w:ascii="Calibri" w:eastAsia="Times New Roman" w:hAnsi="Calibri" w:cs="Times New Roman"/>
                <w:color w:val="000000"/>
              </w:rPr>
            </w:pPr>
            <w:del w:id="1099" w:author="Shrikanth" w:date="2014-08-27T17:55:00Z">
              <w:r w:rsidRPr="002B7F3B" w:rsidDel="00CF4998">
                <w:rPr>
                  <w:rFonts w:ascii="Calibri" w:eastAsia="Times New Roman" w:hAnsi="Calibri" w:cs="Times New Roman"/>
                  <w:color w:val="000000"/>
                </w:rPr>
                <w:delText>12</w:delText>
              </w:r>
            </w:del>
          </w:p>
        </w:tc>
        <w:tc>
          <w:tcPr>
            <w:tcW w:w="4540" w:type="dxa"/>
          </w:tcPr>
          <w:p w14:paraId="0EB2B33C" w14:textId="7CCC53C6" w:rsidR="006B5B30" w:rsidRPr="002B7F3B" w:rsidDel="00CF4998" w:rsidRDefault="006B5B30" w:rsidP="00925D10">
            <w:pPr>
              <w:cnfStyle w:val="000000000000" w:firstRow="0" w:lastRow="0" w:firstColumn="0" w:lastColumn="0" w:oddVBand="0" w:evenVBand="0" w:oddHBand="0" w:evenHBand="0" w:firstRowFirstColumn="0" w:firstRowLastColumn="0" w:lastRowFirstColumn="0" w:lastRowLastColumn="0"/>
              <w:rPr>
                <w:del w:id="1100" w:author="Shrikanth" w:date="2014-08-27T17:55:00Z"/>
                <w:rFonts w:ascii="Calibri" w:eastAsia="Times New Roman" w:hAnsi="Calibri" w:cs="Times New Roman"/>
                <w:color w:val="000000"/>
              </w:rPr>
            </w:pPr>
            <w:del w:id="1101" w:author="Shrikanth" w:date="2014-08-27T17:55:00Z">
              <w:r w:rsidRPr="002B7F3B" w:rsidDel="00CF4998">
                <w:rPr>
                  <w:rFonts w:ascii="Calibri" w:eastAsia="Times New Roman" w:hAnsi="Calibri" w:cs="Times New Roman"/>
                  <w:color w:val="000000"/>
                </w:rPr>
                <w:delText>Model mode_of_transport data - the result of add label service</w:delText>
              </w:r>
            </w:del>
          </w:p>
        </w:tc>
        <w:tc>
          <w:tcPr>
            <w:tcW w:w="1120" w:type="dxa"/>
            <w:noWrap/>
          </w:tcPr>
          <w:p w14:paraId="7892C109" w14:textId="106D00EF" w:rsidR="006B5B30" w:rsidRPr="002B7F3B" w:rsidDel="00CF4998" w:rsidRDefault="008E0BD5" w:rsidP="00925D10">
            <w:pPr>
              <w:jc w:val="right"/>
              <w:cnfStyle w:val="000000000000" w:firstRow="0" w:lastRow="0" w:firstColumn="0" w:lastColumn="0" w:oddVBand="0" w:evenVBand="0" w:oddHBand="0" w:evenHBand="0" w:firstRowFirstColumn="0" w:firstRowLastColumn="0" w:lastRowFirstColumn="0" w:lastRowLastColumn="0"/>
              <w:rPr>
                <w:del w:id="1102" w:author="Shrikanth" w:date="2014-08-27T17:55:00Z"/>
                <w:rFonts w:ascii="Calibri" w:eastAsia="Times New Roman" w:hAnsi="Calibri" w:cs="Times New Roman"/>
                <w:color w:val="000000"/>
              </w:rPr>
            </w:pPr>
            <w:del w:id="1103" w:author="Shrikanth" w:date="2014-08-27T17:55:00Z">
              <w:r w:rsidDel="00CF4998">
                <w:rPr>
                  <w:rFonts w:ascii="Calibri" w:eastAsia="Times New Roman" w:hAnsi="Calibri" w:cs="Times New Roman"/>
                  <w:color w:val="000000"/>
                </w:rPr>
                <w:delText>6</w:delText>
              </w:r>
            </w:del>
          </w:p>
        </w:tc>
        <w:tc>
          <w:tcPr>
            <w:tcW w:w="1780" w:type="dxa"/>
            <w:noWrap/>
          </w:tcPr>
          <w:p w14:paraId="310477F9" w14:textId="0F0D6254" w:rsidR="006B5B30" w:rsidRPr="002B7F3B" w:rsidDel="00CF4998" w:rsidRDefault="008E0BD5" w:rsidP="00925D10">
            <w:pPr>
              <w:jc w:val="right"/>
              <w:cnfStyle w:val="000000000000" w:firstRow="0" w:lastRow="0" w:firstColumn="0" w:lastColumn="0" w:oddVBand="0" w:evenVBand="0" w:oddHBand="0" w:evenHBand="0" w:firstRowFirstColumn="0" w:firstRowLastColumn="0" w:lastRowFirstColumn="0" w:lastRowLastColumn="0"/>
              <w:rPr>
                <w:del w:id="1104" w:author="Shrikanth" w:date="2014-08-27T17:55:00Z"/>
                <w:rFonts w:ascii="Calibri" w:eastAsia="Times New Roman" w:hAnsi="Calibri" w:cs="Times New Roman"/>
                <w:color w:val="000000"/>
              </w:rPr>
            </w:pPr>
            <w:del w:id="1105" w:author="Shrikanth" w:date="2014-08-27T17:55:00Z">
              <w:r w:rsidDel="00CF4998">
                <w:rPr>
                  <w:rFonts w:ascii="Calibri" w:eastAsia="Times New Roman" w:hAnsi="Calibri" w:cs="Times New Roman"/>
                  <w:color w:val="000000"/>
                </w:rPr>
                <w:delText>3</w:delText>
              </w:r>
            </w:del>
          </w:p>
        </w:tc>
        <w:tc>
          <w:tcPr>
            <w:tcW w:w="1560" w:type="dxa"/>
            <w:noWrap/>
          </w:tcPr>
          <w:p w14:paraId="137B4F1F" w14:textId="04A43DFE" w:rsidR="006B5B30" w:rsidRPr="002B7F3B" w:rsidDel="00CF4998" w:rsidRDefault="008E0BD5" w:rsidP="00925D10">
            <w:pPr>
              <w:jc w:val="right"/>
              <w:cnfStyle w:val="000000000000" w:firstRow="0" w:lastRow="0" w:firstColumn="0" w:lastColumn="0" w:oddVBand="0" w:evenVBand="0" w:oddHBand="0" w:evenHBand="0" w:firstRowFirstColumn="0" w:firstRowLastColumn="0" w:lastRowFirstColumn="0" w:lastRowLastColumn="0"/>
              <w:rPr>
                <w:del w:id="1106" w:author="Shrikanth" w:date="2014-08-27T17:55:00Z"/>
                <w:rFonts w:ascii="Calibri" w:eastAsia="Times New Roman" w:hAnsi="Calibri" w:cs="Times New Roman"/>
                <w:color w:val="000000"/>
              </w:rPr>
            </w:pPr>
            <w:del w:id="1107" w:author="Shrikanth" w:date="2014-08-27T17:55:00Z">
              <w:r w:rsidDel="00CF4998">
                <w:rPr>
                  <w:rFonts w:ascii="Calibri" w:eastAsia="Times New Roman" w:hAnsi="Calibri" w:cs="Times New Roman"/>
                  <w:color w:val="000000"/>
                </w:rPr>
                <w:delText>4:17</w:delText>
              </w:r>
            </w:del>
          </w:p>
        </w:tc>
      </w:tr>
      <w:tr w:rsidR="006B5B30" w:rsidRPr="002B7F3B" w:rsidDel="00CF4998" w14:paraId="35F09BA9" w14:textId="7C5158C6" w:rsidTr="009E5910">
        <w:trPr>
          <w:cnfStyle w:val="000000100000" w:firstRow="0" w:lastRow="0" w:firstColumn="0" w:lastColumn="0" w:oddVBand="0" w:evenVBand="0" w:oddHBand="1" w:evenHBand="0" w:firstRowFirstColumn="0" w:firstRowLastColumn="0" w:lastRowFirstColumn="0" w:lastRowLastColumn="0"/>
          <w:trHeight w:val="300"/>
          <w:del w:id="1108"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noWrap/>
          </w:tcPr>
          <w:p w14:paraId="2F178212" w14:textId="6F8EE7A7" w:rsidR="006B5B30" w:rsidRPr="002B7F3B" w:rsidDel="00CF4998" w:rsidRDefault="006B5B30" w:rsidP="00925D10">
            <w:pPr>
              <w:jc w:val="right"/>
              <w:rPr>
                <w:del w:id="1109" w:author="Shrikanth" w:date="2014-08-27T17:55:00Z"/>
                <w:rFonts w:ascii="Calibri" w:eastAsia="Times New Roman" w:hAnsi="Calibri" w:cs="Times New Roman"/>
                <w:color w:val="000000"/>
              </w:rPr>
            </w:pPr>
            <w:del w:id="1110" w:author="Shrikanth" w:date="2014-08-27T17:55:00Z">
              <w:r w:rsidRPr="002B7F3B" w:rsidDel="00CF4998">
                <w:rPr>
                  <w:rFonts w:ascii="Calibri" w:eastAsia="Times New Roman" w:hAnsi="Calibri" w:cs="Times New Roman"/>
                  <w:color w:val="000000"/>
                </w:rPr>
                <w:delText>13</w:delText>
              </w:r>
            </w:del>
          </w:p>
        </w:tc>
        <w:tc>
          <w:tcPr>
            <w:tcW w:w="4540" w:type="dxa"/>
          </w:tcPr>
          <w:p w14:paraId="33E5BCCA" w14:textId="5859D3AC" w:rsidR="006B5B30" w:rsidRPr="002B7F3B" w:rsidDel="00CF4998" w:rsidRDefault="006B5B30" w:rsidP="00925D10">
            <w:pPr>
              <w:cnfStyle w:val="000000100000" w:firstRow="0" w:lastRow="0" w:firstColumn="0" w:lastColumn="0" w:oddVBand="0" w:evenVBand="0" w:oddHBand="1" w:evenHBand="0" w:firstRowFirstColumn="0" w:firstRowLastColumn="0" w:lastRowFirstColumn="0" w:lastRowLastColumn="0"/>
              <w:rPr>
                <w:del w:id="1111" w:author="Shrikanth" w:date="2014-08-27T17:55:00Z"/>
                <w:rFonts w:ascii="Calibri" w:eastAsia="Times New Roman" w:hAnsi="Calibri" w:cs="Times New Roman"/>
                <w:color w:val="000000"/>
              </w:rPr>
            </w:pPr>
            <w:del w:id="1112" w:author="Shrikanth" w:date="2014-08-27T17:55:00Z">
              <w:r w:rsidRPr="002B7F3B" w:rsidDel="00CF4998">
                <w:rPr>
                  <w:rFonts w:ascii="Calibri" w:eastAsia="Times New Roman" w:hAnsi="Calibri" w:cs="Times New Roman"/>
                  <w:color w:val="000000"/>
                </w:rPr>
                <w:delText>Publish RDF for Model of transport data</w:delText>
              </w:r>
            </w:del>
          </w:p>
        </w:tc>
        <w:tc>
          <w:tcPr>
            <w:tcW w:w="1120" w:type="dxa"/>
            <w:noWrap/>
          </w:tcPr>
          <w:p w14:paraId="0F885978" w14:textId="538D6607" w:rsidR="006B5B30" w:rsidRPr="002B7F3B" w:rsidDel="00CF4998" w:rsidRDefault="008E0BD5" w:rsidP="00925D10">
            <w:pPr>
              <w:jc w:val="right"/>
              <w:cnfStyle w:val="000000100000" w:firstRow="0" w:lastRow="0" w:firstColumn="0" w:lastColumn="0" w:oddVBand="0" w:evenVBand="0" w:oddHBand="1" w:evenHBand="0" w:firstRowFirstColumn="0" w:firstRowLastColumn="0" w:lastRowFirstColumn="0" w:lastRowLastColumn="0"/>
              <w:rPr>
                <w:del w:id="1113" w:author="Shrikanth" w:date="2014-08-27T17:55:00Z"/>
                <w:rFonts w:ascii="Calibri" w:eastAsia="Times New Roman" w:hAnsi="Calibri" w:cs="Times New Roman"/>
                <w:color w:val="000000"/>
              </w:rPr>
            </w:pPr>
            <w:del w:id="1114" w:author="Shrikanth" w:date="2014-08-27T17:55:00Z">
              <w:r w:rsidDel="00CF4998">
                <w:rPr>
                  <w:rFonts w:ascii="Calibri" w:eastAsia="Times New Roman" w:hAnsi="Calibri" w:cs="Times New Roman"/>
                  <w:color w:val="000000"/>
                </w:rPr>
                <w:delText>20</w:delText>
              </w:r>
            </w:del>
          </w:p>
        </w:tc>
        <w:tc>
          <w:tcPr>
            <w:tcW w:w="1780" w:type="dxa"/>
            <w:noWrap/>
          </w:tcPr>
          <w:p w14:paraId="7CDCFA07" w14:textId="728FEB3D" w:rsidR="006B5B30" w:rsidRPr="002B7F3B" w:rsidDel="00CF4998" w:rsidRDefault="006B5B30" w:rsidP="00925D10">
            <w:pPr>
              <w:jc w:val="right"/>
              <w:cnfStyle w:val="000000100000" w:firstRow="0" w:lastRow="0" w:firstColumn="0" w:lastColumn="0" w:oddVBand="0" w:evenVBand="0" w:oddHBand="1" w:evenHBand="0" w:firstRowFirstColumn="0" w:firstRowLastColumn="0" w:lastRowFirstColumn="0" w:lastRowLastColumn="0"/>
              <w:rPr>
                <w:del w:id="1115" w:author="Shrikanth" w:date="2014-08-27T17:55:00Z"/>
                <w:rFonts w:ascii="Calibri" w:eastAsia="Times New Roman" w:hAnsi="Calibri" w:cs="Times New Roman"/>
                <w:color w:val="000000"/>
              </w:rPr>
            </w:pPr>
            <w:del w:id="1116" w:author="Shrikanth" w:date="2014-08-27T17:55:00Z">
              <w:r w:rsidRPr="002B7F3B" w:rsidDel="00CF4998">
                <w:rPr>
                  <w:rFonts w:ascii="Calibri" w:eastAsia="Times New Roman" w:hAnsi="Calibri" w:cs="Times New Roman"/>
                  <w:color w:val="000000"/>
                </w:rPr>
                <w:delText>4</w:delText>
              </w:r>
            </w:del>
          </w:p>
        </w:tc>
        <w:tc>
          <w:tcPr>
            <w:tcW w:w="1560" w:type="dxa"/>
            <w:noWrap/>
          </w:tcPr>
          <w:p w14:paraId="4470C98A" w14:textId="41D75129" w:rsidR="006B5B30" w:rsidRPr="002B7F3B" w:rsidDel="00CF4998" w:rsidRDefault="008E0BD5" w:rsidP="00925D10">
            <w:pPr>
              <w:jc w:val="right"/>
              <w:cnfStyle w:val="000000100000" w:firstRow="0" w:lastRow="0" w:firstColumn="0" w:lastColumn="0" w:oddVBand="0" w:evenVBand="0" w:oddHBand="1" w:evenHBand="0" w:firstRowFirstColumn="0" w:firstRowLastColumn="0" w:lastRowFirstColumn="0" w:lastRowLastColumn="0"/>
              <w:rPr>
                <w:del w:id="1117" w:author="Shrikanth" w:date="2014-08-27T17:55:00Z"/>
                <w:rFonts w:ascii="Calibri" w:eastAsia="Times New Roman" w:hAnsi="Calibri" w:cs="Times New Roman"/>
                <w:color w:val="000000"/>
              </w:rPr>
            </w:pPr>
            <w:del w:id="1118" w:author="Shrikanth" w:date="2014-08-27T17:55:00Z">
              <w:r w:rsidDel="00CF4998">
                <w:rPr>
                  <w:rFonts w:ascii="Calibri" w:eastAsia="Times New Roman" w:hAnsi="Calibri" w:cs="Times New Roman"/>
                  <w:color w:val="000000"/>
                </w:rPr>
                <w:delText>4:4</w:delText>
              </w:r>
              <w:r w:rsidR="006B5B30" w:rsidRPr="002B7F3B" w:rsidDel="00CF4998">
                <w:rPr>
                  <w:rFonts w:ascii="Calibri" w:eastAsia="Times New Roman" w:hAnsi="Calibri" w:cs="Times New Roman"/>
                  <w:color w:val="000000"/>
                </w:rPr>
                <w:delText>1</w:delText>
              </w:r>
            </w:del>
          </w:p>
        </w:tc>
      </w:tr>
    </w:tbl>
    <w:p w14:paraId="54F4711E" w14:textId="40C56530" w:rsidR="00A175AB" w:rsidRPr="004D5D5E" w:rsidDel="00CF4998" w:rsidRDefault="004D5D5E">
      <w:pPr>
        <w:rPr>
          <w:del w:id="1119" w:author="Shrikanth" w:date="2014-08-27T17:55:00Z"/>
          <w:i/>
        </w:rPr>
      </w:pPr>
      <w:del w:id="1120" w:author="Shrikanth" w:date="2014-08-27T17:55:00Z">
        <w:r w:rsidDel="00CF4998">
          <w:rPr>
            <w:i/>
          </w:rPr>
          <w:delText xml:space="preserve">* </w:delText>
        </w:r>
        <w:r w:rsidRPr="004D5D5E" w:rsidDel="00CF4998">
          <w:rPr>
            <w:i/>
          </w:rPr>
          <w:delText xml:space="preserve">The time for svm </w:delText>
        </w:r>
      </w:del>
      <w:ins w:id="1121" w:author="Yao-Yi Chiang" w:date="2014-08-10T10:20:00Z">
        <w:del w:id="1122" w:author="Shrikanth" w:date="2014-08-27T17:55:00Z">
          <w:r w:rsidR="005F4BEB" w:rsidDel="00CF4998">
            <w:rPr>
              <w:i/>
            </w:rPr>
            <w:delText>SVM</w:delText>
          </w:r>
          <w:r w:rsidR="005F4BEB" w:rsidRPr="004D5D5E" w:rsidDel="00CF4998">
            <w:rPr>
              <w:i/>
            </w:rPr>
            <w:delText xml:space="preserve"> </w:delText>
          </w:r>
        </w:del>
      </w:ins>
      <w:del w:id="1123" w:author="Shrikanth" w:date="2014-08-27T17:55:00Z">
        <w:r w:rsidRPr="004D5D5E" w:rsidDel="00CF4998">
          <w:rPr>
            <w:i/>
          </w:rPr>
          <w:delText>service invocation is noted in the evaluation table</w:delText>
        </w:r>
      </w:del>
    </w:p>
    <w:p w14:paraId="1914945B" w14:textId="6FC7CAF6" w:rsidR="002F72B5" w:rsidDel="00CF4998" w:rsidRDefault="002F72B5">
      <w:pPr>
        <w:pStyle w:val="ListParagraph"/>
        <w:ind w:left="0"/>
        <w:rPr>
          <w:del w:id="1124" w:author="Shrikanth" w:date="2014-08-27T17:55:00Z"/>
        </w:rPr>
        <w:pPrChange w:id="1125" w:author="Yao-Yi Chiang" w:date="2014-08-10T10:20:00Z">
          <w:pPr>
            <w:pStyle w:val="ListParagraph"/>
            <w:ind w:left="1440"/>
          </w:pPr>
        </w:pPrChange>
      </w:pPr>
    </w:p>
    <w:p w14:paraId="458C18F6" w14:textId="5EC2281E" w:rsidR="002F72B5" w:rsidDel="00CF4998" w:rsidRDefault="002F72B5">
      <w:pPr>
        <w:rPr>
          <w:del w:id="1126" w:author="Shrikanth" w:date="2014-08-27T17:55:00Z"/>
        </w:rPr>
        <w:pPrChange w:id="1127" w:author="Yao-Yi Chiang" w:date="2014-08-10T10:20:00Z">
          <w:pPr>
            <w:pStyle w:val="ListParagraph"/>
            <w:ind w:left="1440"/>
          </w:pPr>
        </w:pPrChange>
      </w:pPr>
    </w:p>
    <w:p w14:paraId="76A6AE53" w14:textId="5989DE57" w:rsidR="00B75790" w:rsidDel="00CF4998" w:rsidRDefault="00B75790">
      <w:pPr>
        <w:pStyle w:val="ListParagraph"/>
        <w:ind w:left="0"/>
        <w:rPr>
          <w:del w:id="1128" w:author="Shrikanth" w:date="2014-08-27T17:55:00Z"/>
        </w:rPr>
        <w:pPrChange w:id="1129" w:author="Yao-Yi Chiang" w:date="2014-08-10T10:20:00Z">
          <w:pPr>
            <w:pStyle w:val="ListParagraph"/>
            <w:ind w:left="1440"/>
          </w:pPr>
        </w:pPrChange>
      </w:pPr>
    </w:p>
    <w:p w14:paraId="67B5658C" w14:textId="03374DC5" w:rsidR="00925D10" w:rsidDel="00CF4998" w:rsidRDefault="008F20E7" w:rsidP="008F20E7">
      <w:pPr>
        <w:rPr>
          <w:del w:id="1130" w:author="Shrikanth" w:date="2014-08-27T17:55:00Z"/>
        </w:rPr>
      </w:pPr>
      <w:del w:id="1131" w:author="Shrikanth" w:date="2014-08-27T17:55:00Z">
        <w:r w:rsidDel="00CF4998">
          <w:delText xml:space="preserve"> </w:delText>
        </w:r>
      </w:del>
    </w:p>
    <w:tbl>
      <w:tblPr>
        <w:tblStyle w:val="LightShading-Accent1"/>
        <w:tblW w:w="9820"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820"/>
        <w:gridCol w:w="4540"/>
        <w:gridCol w:w="1120"/>
        <w:gridCol w:w="1780"/>
        <w:gridCol w:w="1560"/>
      </w:tblGrid>
      <w:tr w:rsidR="00925D10" w:rsidRPr="002B7F3B" w:rsidDel="00CF4998" w14:paraId="24E31490" w14:textId="3E954ECE" w:rsidTr="009E5910">
        <w:trPr>
          <w:cnfStyle w:val="100000000000" w:firstRow="1" w:lastRow="0" w:firstColumn="0" w:lastColumn="0" w:oddVBand="0" w:evenVBand="0" w:oddHBand="0" w:evenHBand="0" w:firstRowFirstColumn="0" w:firstRowLastColumn="0" w:lastRowFirstColumn="0" w:lastRowLastColumn="0"/>
          <w:trHeight w:val="300"/>
          <w:del w:id="1132" w:author="Shrikanth" w:date="2014-08-27T17:55:00Z"/>
        </w:trPr>
        <w:tc>
          <w:tcPr>
            <w:cnfStyle w:val="001000000000" w:firstRow="0" w:lastRow="0" w:firstColumn="1" w:lastColumn="0" w:oddVBand="0" w:evenVBand="0" w:oddHBand="0" w:evenHBand="0" w:firstRowFirstColumn="0" w:firstRowLastColumn="0" w:lastRowFirstColumn="0" w:lastRowLastColumn="0"/>
            <w:tcW w:w="9820" w:type="dxa"/>
            <w:gridSpan w:val="5"/>
            <w:tcBorders>
              <w:top w:val="none" w:sz="0" w:space="0" w:color="auto"/>
              <w:left w:val="none" w:sz="0" w:space="0" w:color="auto"/>
              <w:bottom w:val="none" w:sz="0" w:space="0" w:color="auto"/>
              <w:right w:val="none" w:sz="0" w:space="0" w:color="auto"/>
            </w:tcBorders>
            <w:hideMark/>
          </w:tcPr>
          <w:p w14:paraId="0ECB35FE" w14:textId="6FEEFE0E" w:rsidR="00925D10" w:rsidRPr="002B7F3B" w:rsidDel="00CF4998" w:rsidRDefault="00925D10" w:rsidP="00925D10">
            <w:pPr>
              <w:jc w:val="center"/>
              <w:rPr>
                <w:del w:id="1133" w:author="Shrikanth" w:date="2014-08-27T17:55:00Z"/>
                <w:rFonts w:ascii="Calibri" w:eastAsia="Times New Roman" w:hAnsi="Calibri" w:cs="Times New Roman"/>
                <w:b w:val="0"/>
                <w:bCs w:val="0"/>
                <w:color w:val="000000"/>
              </w:rPr>
            </w:pPr>
            <w:del w:id="1134" w:author="Shrikanth" w:date="2014-08-27T17:55:00Z">
              <w:r w:rsidRPr="002B7F3B" w:rsidDel="00CF4998">
                <w:rPr>
                  <w:rFonts w:ascii="Calibri" w:eastAsia="Times New Roman" w:hAnsi="Calibri" w:cs="Times New Roman"/>
                  <w:b w:val="0"/>
                  <w:bCs w:val="0"/>
                  <w:color w:val="000000"/>
                </w:rPr>
                <w:delText>Data Processing in Excel</w:delText>
              </w:r>
              <w:r w:rsidR="00B75790" w:rsidDel="00CF4998">
                <w:rPr>
                  <w:rFonts w:ascii="Calibri" w:eastAsia="Times New Roman" w:hAnsi="Calibri" w:cs="Times New Roman"/>
                  <w:b w:val="0"/>
                  <w:bCs w:val="0"/>
                  <w:color w:val="000000"/>
                </w:rPr>
                <w:delText xml:space="preserve"> (Data set 1</w:delText>
              </w:r>
              <w:r w:rsidR="00CB2B2F" w:rsidDel="00CF4998">
                <w:rPr>
                  <w:rFonts w:ascii="Calibri" w:eastAsia="Times New Roman" w:hAnsi="Calibri" w:cs="Times New Roman"/>
                  <w:b w:val="0"/>
                  <w:bCs w:val="0"/>
                  <w:color w:val="000000"/>
                </w:rPr>
                <w:delText>)</w:delText>
              </w:r>
            </w:del>
          </w:p>
        </w:tc>
      </w:tr>
      <w:tr w:rsidR="00925D10" w:rsidRPr="002B7F3B" w:rsidDel="00CF4998" w14:paraId="23B4DF97" w14:textId="3A2D94F5" w:rsidTr="009E5910">
        <w:trPr>
          <w:cnfStyle w:val="000000100000" w:firstRow="0" w:lastRow="0" w:firstColumn="0" w:lastColumn="0" w:oddVBand="0" w:evenVBand="0" w:oddHBand="1" w:evenHBand="0" w:firstRowFirstColumn="0" w:firstRowLastColumn="0" w:lastRowFirstColumn="0" w:lastRowLastColumn="0"/>
          <w:trHeight w:val="900"/>
          <w:del w:id="1135"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tcBorders>
              <w:left w:val="none" w:sz="0" w:space="0" w:color="auto"/>
              <w:right w:val="none" w:sz="0" w:space="0" w:color="auto"/>
            </w:tcBorders>
            <w:hideMark/>
          </w:tcPr>
          <w:p w14:paraId="36989023" w14:textId="00FD0816" w:rsidR="00925D10" w:rsidRPr="002B7F3B" w:rsidDel="00CF4998" w:rsidRDefault="00925D10" w:rsidP="00925D10">
            <w:pPr>
              <w:rPr>
                <w:del w:id="1136" w:author="Shrikanth" w:date="2014-08-27T17:55:00Z"/>
                <w:rFonts w:ascii="Calibri" w:eastAsia="Times New Roman" w:hAnsi="Calibri" w:cs="Times New Roman"/>
                <w:b w:val="0"/>
                <w:bCs w:val="0"/>
                <w:color w:val="000000"/>
              </w:rPr>
            </w:pPr>
            <w:del w:id="1137" w:author="Shrikanth" w:date="2014-08-27T17:55:00Z">
              <w:r w:rsidRPr="002B7F3B" w:rsidDel="00CF4998">
                <w:rPr>
                  <w:rFonts w:ascii="Calibri" w:eastAsia="Times New Roman" w:hAnsi="Calibri" w:cs="Times New Roman"/>
                  <w:b w:val="0"/>
                  <w:bCs w:val="0"/>
                  <w:color w:val="000000"/>
                </w:rPr>
                <w:delText>Sr. No.</w:delText>
              </w:r>
            </w:del>
          </w:p>
        </w:tc>
        <w:tc>
          <w:tcPr>
            <w:tcW w:w="4540" w:type="dxa"/>
            <w:tcBorders>
              <w:left w:val="none" w:sz="0" w:space="0" w:color="auto"/>
              <w:right w:val="none" w:sz="0" w:space="0" w:color="auto"/>
            </w:tcBorders>
            <w:hideMark/>
          </w:tcPr>
          <w:p w14:paraId="15DE4E8F" w14:textId="062BDFE7"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1138" w:author="Shrikanth" w:date="2014-08-27T17:55:00Z"/>
                <w:rFonts w:ascii="Calibri" w:eastAsia="Times New Roman" w:hAnsi="Calibri" w:cs="Times New Roman"/>
                <w:b/>
                <w:bCs/>
                <w:color w:val="000000"/>
              </w:rPr>
            </w:pPr>
            <w:del w:id="1139" w:author="Shrikanth" w:date="2014-08-27T17:55:00Z">
              <w:r w:rsidRPr="002B7F3B" w:rsidDel="00CF4998">
                <w:rPr>
                  <w:rFonts w:ascii="Calibri" w:eastAsia="Times New Roman" w:hAnsi="Calibri" w:cs="Times New Roman"/>
                  <w:b/>
                  <w:bCs/>
                  <w:color w:val="000000"/>
                </w:rPr>
                <w:delText>Task</w:delText>
              </w:r>
            </w:del>
          </w:p>
        </w:tc>
        <w:tc>
          <w:tcPr>
            <w:tcW w:w="1120" w:type="dxa"/>
            <w:tcBorders>
              <w:left w:val="none" w:sz="0" w:space="0" w:color="auto"/>
              <w:right w:val="none" w:sz="0" w:space="0" w:color="auto"/>
            </w:tcBorders>
            <w:hideMark/>
          </w:tcPr>
          <w:p w14:paraId="0C786E23" w14:textId="5C396554"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1140" w:author="Shrikanth" w:date="2014-08-27T17:55:00Z"/>
                <w:rFonts w:ascii="Calibri" w:eastAsia="Times New Roman" w:hAnsi="Calibri" w:cs="Times New Roman"/>
                <w:b/>
                <w:bCs/>
                <w:color w:val="000000"/>
              </w:rPr>
            </w:pPr>
            <w:del w:id="1141" w:author="Shrikanth" w:date="2014-08-27T17:55:00Z">
              <w:r w:rsidRPr="002B7F3B" w:rsidDel="00CF4998">
                <w:rPr>
                  <w:rFonts w:ascii="Calibri" w:eastAsia="Times New Roman" w:hAnsi="Calibri" w:cs="Times New Roman"/>
                  <w:b/>
                  <w:bCs/>
                  <w:color w:val="000000"/>
                </w:rPr>
                <w:delText>User time (sec)</w:delText>
              </w:r>
            </w:del>
          </w:p>
        </w:tc>
        <w:tc>
          <w:tcPr>
            <w:tcW w:w="1780" w:type="dxa"/>
            <w:tcBorders>
              <w:left w:val="none" w:sz="0" w:space="0" w:color="auto"/>
              <w:right w:val="none" w:sz="0" w:space="0" w:color="auto"/>
            </w:tcBorders>
            <w:hideMark/>
          </w:tcPr>
          <w:p w14:paraId="0325F24F" w14:textId="20F126A2"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1142" w:author="Shrikanth" w:date="2014-08-27T17:55:00Z"/>
                <w:rFonts w:ascii="Calibri" w:eastAsia="Times New Roman" w:hAnsi="Calibri" w:cs="Times New Roman"/>
                <w:b/>
                <w:bCs/>
                <w:color w:val="000000"/>
              </w:rPr>
            </w:pPr>
            <w:del w:id="1143" w:author="Shrikanth" w:date="2014-08-27T17:55:00Z">
              <w:r w:rsidRPr="002B7F3B" w:rsidDel="00CF4998">
                <w:rPr>
                  <w:rFonts w:ascii="Calibri" w:eastAsia="Times New Roman" w:hAnsi="Calibri" w:cs="Times New Roman"/>
                  <w:b/>
                  <w:bCs/>
                  <w:color w:val="000000"/>
                </w:rPr>
                <w:delText>System Processing Time (sec)</w:delText>
              </w:r>
            </w:del>
          </w:p>
        </w:tc>
        <w:tc>
          <w:tcPr>
            <w:tcW w:w="1560" w:type="dxa"/>
            <w:tcBorders>
              <w:left w:val="none" w:sz="0" w:space="0" w:color="auto"/>
              <w:right w:val="none" w:sz="0" w:space="0" w:color="auto"/>
            </w:tcBorders>
            <w:hideMark/>
          </w:tcPr>
          <w:p w14:paraId="61CD8003" w14:textId="5E63EAA5"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1144" w:author="Shrikanth" w:date="2014-08-27T17:55:00Z"/>
                <w:rFonts w:ascii="Calibri" w:eastAsia="Times New Roman" w:hAnsi="Calibri" w:cs="Times New Roman"/>
                <w:b/>
                <w:bCs/>
                <w:color w:val="000000"/>
              </w:rPr>
            </w:pPr>
            <w:del w:id="1145" w:author="Shrikanth" w:date="2014-08-27T17:55:00Z">
              <w:r w:rsidRPr="002B7F3B" w:rsidDel="00CF4998">
                <w:rPr>
                  <w:rFonts w:ascii="Calibri" w:eastAsia="Times New Roman" w:hAnsi="Calibri" w:cs="Times New Roman"/>
                  <w:b/>
                  <w:bCs/>
                  <w:color w:val="000000"/>
                </w:rPr>
                <w:delText>Time Progress</w:delText>
              </w:r>
            </w:del>
          </w:p>
        </w:tc>
      </w:tr>
      <w:tr w:rsidR="00925D10" w:rsidRPr="002B7F3B" w:rsidDel="00CF4998" w14:paraId="3BBFDE6E" w14:textId="4FF02E38" w:rsidTr="009E5910">
        <w:trPr>
          <w:trHeight w:val="900"/>
          <w:del w:id="1146"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noWrap/>
            <w:hideMark/>
          </w:tcPr>
          <w:p w14:paraId="6CF26EEE" w14:textId="01B84CC1" w:rsidR="00925D10" w:rsidRPr="002B7F3B" w:rsidDel="00CF4998" w:rsidRDefault="00925D10" w:rsidP="00925D10">
            <w:pPr>
              <w:jc w:val="right"/>
              <w:rPr>
                <w:del w:id="1147" w:author="Shrikanth" w:date="2014-08-27T17:55:00Z"/>
                <w:rFonts w:ascii="Calibri" w:eastAsia="Times New Roman" w:hAnsi="Calibri" w:cs="Times New Roman"/>
                <w:color w:val="000000"/>
              </w:rPr>
            </w:pPr>
            <w:del w:id="1148" w:author="Shrikanth" w:date="2014-08-27T17:55:00Z">
              <w:r w:rsidRPr="002B7F3B" w:rsidDel="00CF4998">
                <w:rPr>
                  <w:rFonts w:ascii="Calibri" w:eastAsia="Times New Roman" w:hAnsi="Calibri" w:cs="Times New Roman"/>
                  <w:color w:val="000000"/>
                </w:rPr>
                <w:delText>1</w:delText>
              </w:r>
            </w:del>
          </w:p>
        </w:tc>
        <w:tc>
          <w:tcPr>
            <w:tcW w:w="4540" w:type="dxa"/>
            <w:hideMark/>
          </w:tcPr>
          <w:p w14:paraId="2B96A0D1" w14:textId="45A5F647" w:rsidR="00925D10" w:rsidRPr="002B7F3B" w:rsidDel="00CF4998" w:rsidRDefault="00925D10" w:rsidP="00925D10">
            <w:pPr>
              <w:cnfStyle w:val="000000000000" w:firstRow="0" w:lastRow="0" w:firstColumn="0" w:lastColumn="0" w:oddVBand="0" w:evenVBand="0" w:oddHBand="0" w:evenHBand="0" w:firstRowFirstColumn="0" w:firstRowLastColumn="0" w:lastRowFirstColumn="0" w:lastRowLastColumn="0"/>
              <w:rPr>
                <w:del w:id="1149" w:author="Shrikanth" w:date="2014-08-27T17:55:00Z"/>
                <w:rFonts w:ascii="Calibri" w:eastAsia="Times New Roman" w:hAnsi="Calibri" w:cs="Times New Roman"/>
                <w:color w:val="000000"/>
              </w:rPr>
            </w:pPr>
            <w:del w:id="1150" w:author="Shrikanth" w:date="2014-08-27T17:55:00Z">
              <w:r w:rsidRPr="002B7F3B" w:rsidDel="00CF4998">
                <w:rPr>
                  <w:rFonts w:ascii="Calibri" w:eastAsia="Times New Roman" w:hAnsi="Calibri" w:cs="Times New Roman"/>
                  <w:color w:val="000000"/>
                </w:rPr>
                <w:delText>Process AccelerometerSensor data - add magnitude and set timestamp column to be 4 decimal places</w:delText>
              </w:r>
            </w:del>
          </w:p>
        </w:tc>
        <w:tc>
          <w:tcPr>
            <w:tcW w:w="1120" w:type="dxa"/>
            <w:noWrap/>
            <w:hideMark/>
          </w:tcPr>
          <w:p w14:paraId="4CA42B3F" w14:textId="308C177D" w:rsidR="00925D10" w:rsidRPr="002B7F3B" w:rsidDel="00CF4998" w:rsidRDefault="00A175AB" w:rsidP="00925D10">
            <w:pPr>
              <w:jc w:val="right"/>
              <w:cnfStyle w:val="000000000000" w:firstRow="0" w:lastRow="0" w:firstColumn="0" w:lastColumn="0" w:oddVBand="0" w:evenVBand="0" w:oddHBand="0" w:evenHBand="0" w:firstRowFirstColumn="0" w:firstRowLastColumn="0" w:lastRowFirstColumn="0" w:lastRowLastColumn="0"/>
              <w:rPr>
                <w:del w:id="1151" w:author="Shrikanth" w:date="2014-08-27T17:55:00Z"/>
                <w:rFonts w:ascii="Calibri" w:eastAsia="Times New Roman" w:hAnsi="Calibri" w:cs="Times New Roman"/>
                <w:color w:val="000000"/>
              </w:rPr>
            </w:pPr>
            <w:del w:id="1152" w:author="Shrikanth" w:date="2014-08-09T20:00:00Z">
              <w:r w:rsidDel="005E5BB0">
                <w:rPr>
                  <w:rFonts w:ascii="Calibri" w:eastAsia="Times New Roman" w:hAnsi="Calibri" w:cs="Times New Roman"/>
                  <w:color w:val="000000"/>
                </w:rPr>
                <w:delText>42</w:delText>
              </w:r>
            </w:del>
          </w:p>
        </w:tc>
        <w:tc>
          <w:tcPr>
            <w:tcW w:w="1780" w:type="dxa"/>
            <w:noWrap/>
            <w:hideMark/>
          </w:tcPr>
          <w:p w14:paraId="511BE800" w14:textId="096DE384" w:rsidR="00925D10" w:rsidRPr="002B7F3B" w:rsidDel="00CF4998" w:rsidRDefault="00925D10" w:rsidP="00925D10">
            <w:pPr>
              <w:jc w:val="right"/>
              <w:cnfStyle w:val="000000000000" w:firstRow="0" w:lastRow="0" w:firstColumn="0" w:lastColumn="0" w:oddVBand="0" w:evenVBand="0" w:oddHBand="0" w:evenHBand="0" w:firstRowFirstColumn="0" w:firstRowLastColumn="0" w:lastRowFirstColumn="0" w:lastRowLastColumn="0"/>
              <w:rPr>
                <w:del w:id="1153" w:author="Shrikanth" w:date="2014-08-27T17:55:00Z"/>
                <w:rFonts w:ascii="Calibri" w:eastAsia="Times New Roman" w:hAnsi="Calibri" w:cs="Times New Roman"/>
                <w:color w:val="000000"/>
              </w:rPr>
            </w:pPr>
            <w:del w:id="1154" w:author="Shrikanth" w:date="2014-08-27T17:55:00Z">
              <w:r w:rsidRPr="002B7F3B" w:rsidDel="00CF4998">
                <w:rPr>
                  <w:rFonts w:ascii="Calibri" w:eastAsia="Times New Roman" w:hAnsi="Calibri" w:cs="Times New Roman"/>
                  <w:color w:val="000000"/>
                </w:rPr>
                <w:delText>0</w:delText>
              </w:r>
            </w:del>
          </w:p>
        </w:tc>
        <w:tc>
          <w:tcPr>
            <w:tcW w:w="1560" w:type="dxa"/>
            <w:noWrap/>
            <w:hideMark/>
          </w:tcPr>
          <w:p w14:paraId="36A03938" w14:textId="3D17AA61" w:rsidR="00925D10" w:rsidRPr="002B7F3B" w:rsidDel="00CF4998" w:rsidRDefault="00925D10" w:rsidP="005E5BB0">
            <w:pPr>
              <w:jc w:val="right"/>
              <w:cnfStyle w:val="000000000000" w:firstRow="0" w:lastRow="0" w:firstColumn="0" w:lastColumn="0" w:oddVBand="0" w:evenVBand="0" w:oddHBand="0" w:evenHBand="0" w:firstRowFirstColumn="0" w:firstRowLastColumn="0" w:lastRowFirstColumn="0" w:lastRowLastColumn="0"/>
              <w:rPr>
                <w:del w:id="1155" w:author="Shrikanth" w:date="2014-08-27T17:55:00Z"/>
                <w:rFonts w:ascii="Calibri" w:eastAsia="Times New Roman" w:hAnsi="Calibri" w:cs="Times New Roman"/>
                <w:color w:val="000000"/>
              </w:rPr>
            </w:pPr>
            <w:del w:id="1156" w:author="Shrikanth" w:date="2014-08-27T17:55:00Z">
              <w:r w:rsidRPr="002B7F3B" w:rsidDel="00CF4998">
                <w:rPr>
                  <w:rFonts w:ascii="Calibri" w:eastAsia="Times New Roman" w:hAnsi="Calibri" w:cs="Times New Roman"/>
                  <w:color w:val="000000"/>
                </w:rPr>
                <w:delText>0:</w:delText>
              </w:r>
            </w:del>
            <w:del w:id="1157" w:author="Shrikanth" w:date="2014-08-09T20:00:00Z">
              <w:r w:rsidRPr="002B7F3B" w:rsidDel="005E5BB0">
                <w:rPr>
                  <w:rFonts w:ascii="Calibri" w:eastAsia="Times New Roman" w:hAnsi="Calibri" w:cs="Times New Roman"/>
                  <w:color w:val="000000"/>
                </w:rPr>
                <w:delText>4</w:delText>
              </w:r>
              <w:r w:rsidR="00A175AB" w:rsidDel="005E5BB0">
                <w:rPr>
                  <w:rFonts w:ascii="Calibri" w:eastAsia="Times New Roman" w:hAnsi="Calibri" w:cs="Times New Roman"/>
                  <w:color w:val="000000"/>
                </w:rPr>
                <w:delText>2</w:delText>
              </w:r>
            </w:del>
          </w:p>
        </w:tc>
      </w:tr>
      <w:tr w:rsidR="00925D10" w:rsidRPr="002B7F3B" w:rsidDel="00CF4998" w14:paraId="036576F2" w14:textId="193E9ECC" w:rsidTr="009E5910">
        <w:trPr>
          <w:cnfStyle w:val="000000100000" w:firstRow="0" w:lastRow="0" w:firstColumn="0" w:lastColumn="0" w:oddVBand="0" w:evenVBand="0" w:oddHBand="1" w:evenHBand="0" w:firstRowFirstColumn="0" w:firstRowLastColumn="0" w:lastRowFirstColumn="0" w:lastRowLastColumn="0"/>
          <w:trHeight w:val="600"/>
          <w:del w:id="1158"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tcBorders>
              <w:left w:val="none" w:sz="0" w:space="0" w:color="auto"/>
              <w:right w:val="none" w:sz="0" w:space="0" w:color="auto"/>
            </w:tcBorders>
            <w:noWrap/>
            <w:hideMark/>
          </w:tcPr>
          <w:p w14:paraId="4AC4E792" w14:textId="4C29F229" w:rsidR="00925D10" w:rsidRPr="002B7F3B" w:rsidDel="00CF4998" w:rsidRDefault="00925D10" w:rsidP="00925D10">
            <w:pPr>
              <w:jc w:val="right"/>
              <w:rPr>
                <w:del w:id="1159" w:author="Shrikanth" w:date="2014-08-27T17:55:00Z"/>
                <w:rFonts w:ascii="Calibri" w:eastAsia="Times New Roman" w:hAnsi="Calibri" w:cs="Times New Roman"/>
                <w:color w:val="000000"/>
              </w:rPr>
            </w:pPr>
            <w:del w:id="1160" w:author="Shrikanth" w:date="2014-08-27T17:55:00Z">
              <w:r w:rsidRPr="002B7F3B" w:rsidDel="00CF4998">
                <w:rPr>
                  <w:rFonts w:ascii="Calibri" w:eastAsia="Times New Roman" w:hAnsi="Calibri" w:cs="Times New Roman"/>
                  <w:color w:val="000000"/>
                </w:rPr>
                <w:delText>2</w:delText>
              </w:r>
            </w:del>
          </w:p>
        </w:tc>
        <w:tc>
          <w:tcPr>
            <w:tcW w:w="4540" w:type="dxa"/>
            <w:tcBorders>
              <w:left w:val="none" w:sz="0" w:space="0" w:color="auto"/>
              <w:right w:val="none" w:sz="0" w:space="0" w:color="auto"/>
            </w:tcBorders>
            <w:hideMark/>
          </w:tcPr>
          <w:p w14:paraId="7EF49C0F" w14:textId="003BE43E"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1161" w:author="Shrikanth" w:date="2014-08-27T17:55:00Z"/>
                <w:rFonts w:ascii="Calibri" w:eastAsia="Times New Roman" w:hAnsi="Calibri" w:cs="Times New Roman"/>
                <w:color w:val="000000"/>
              </w:rPr>
            </w:pPr>
            <w:del w:id="1162" w:author="Shrikanth" w:date="2014-08-27T17:55:00Z">
              <w:r w:rsidRPr="002B7F3B" w:rsidDel="00CF4998">
                <w:rPr>
                  <w:rFonts w:ascii="Calibri" w:eastAsia="Times New Roman" w:hAnsi="Calibri" w:cs="Times New Roman"/>
                  <w:color w:val="000000"/>
                </w:rPr>
                <w:delText>Extract timestamp and Magnitude in new worksheet and save as csv</w:delText>
              </w:r>
            </w:del>
          </w:p>
        </w:tc>
        <w:tc>
          <w:tcPr>
            <w:tcW w:w="1120" w:type="dxa"/>
            <w:tcBorders>
              <w:left w:val="none" w:sz="0" w:space="0" w:color="auto"/>
              <w:right w:val="none" w:sz="0" w:space="0" w:color="auto"/>
            </w:tcBorders>
            <w:noWrap/>
            <w:hideMark/>
          </w:tcPr>
          <w:p w14:paraId="0913EB5B" w14:textId="3774430C" w:rsidR="00925D10" w:rsidRPr="002B7F3B" w:rsidDel="00CF4998" w:rsidRDefault="00A175AB" w:rsidP="00925D10">
            <w:pPr>
              <w:jc w:val="right"/>
              <w:cnfStyle w:val="000000100000" w:firstRow="0" w:lastRow="0" w:firstColumn="0" w:lastColumn="0" w:oddVBand="0" w:evenVBand="0" w:oddHBand="1" w:evenHBand="0" w:firstRowFirstColumn="0" w:firstRowLastColumn="0" w:lastRowFirstColumn="0" w:lastRowLastColumn="0"/>
              <w:rPr>
                <w:del w:id="1163" w:author="Shrikanth" w:date="2014-08-27T17:55:00Z"/>
                <w:rFonts w:ascii="Calibri" w:eastAsia="Times New Roman" w:hAnsi="Calibri" w:cs="Times New Roman"/>
                <w:color w:val="000000"/>
              </w:rPr>
            </w:pPr>
            <w:del w:id="1164" w:author="Shrikanth" w:date="2014-08-09T20:01:00Z">
              <w:r w:rsidDel="005E5BB0">
                <w:rPr>
                  <w:rFonts w:ascii="Calibri" w:eastAsia="Times New Roman" w:hAnsi="Calibri" w:cs="Times New Roman"/>
                  <w:color w:val="000000"/>
                </w:rPr>
                <w:delText>30</w:delText>
              </w:r>
            </w:del>
          </w:p>
        </w:tc>
        <w:tc>
          <w:tcPr>
            <w:tcW w:w="1780" w:type="dxa"/>
            <w:tcBorders>
              <w:left w:val="none" w:sz="0" w:space="0" w:color="auto"/>
              <w:right w:val="none" w:sz="0" w:space="0" w:color="auto"/>
            </w:tcBorders>
            <w:noWrap/>
            <w:hideMark/>
          </w:tcPr>
          <w:p w14:paraId="5C38B7EE" w14:textId="023CE97A" w:rsidR="00925D10" w:rsidRPr="002B7F3B" w:rsidDel="00CF4998" w:rsidRDefault="00925D10" w:rsidP="00925D10">
            <w:pPr>
              <w:jc w:val="right"/>
              <w:cnfStyle w:val="000000100000" w:firstRow="0" w:lastRow="0" w:firstColumn="0" w:lastColumn="0" w:oddVBand="0" w:evenVBand="0" w:oddHBand="1" w:evenHBand="0" w:firstRowFirstColumn="0" w:firstRowLastColumn="0" w:lastRowFirstColumn="0" w:lastRowLastColumn="0"/>
              <w:rPr>
                <w:del w:id="1165" w:author="Shrikanth" w:date="2014-08-27T17:55:00Z"/>
                <w:rFonts w:ascii="Calibri" w:eastAsia="Times New Roman" w:hAnsi="Calibri" w:cs="Times New Roman"/>
                <w:color w:val="000000"/>
              </w:rPr>
            </w:pPr>
            <w:del w:id="1166" w:author="Shrikanth" w:date="2014-08-27T17:55:00Z">
              <w:r w:rsidRPr="002B7F3B" w:rsidDel="00CF4998">
                <w:rPr>
                  <w:rFonts w:ascii="Calibri" w:eastAsia="Times New Roman" w:hAnsi="Calibri" w:cs="Times New Roman"/>
                  <w:color w:val="000000"/>
                </w:rPr>
                <w:delText>0</w:delText>
              </w:r>
            </w:del>
          </w:p>
        </w:tc>
        <w:tc>
          <w:tcPr>
            <w:tcW w:w="1560" w:type="dxa"/>
            <w:tcBorders>
              <w:left w:val="none" w:sz="0" w:space="0" w:color="auto"/>
              <w:right w:val="none" w:sz="0" w:space="0" w:color="auto"/>
            </w:tcBorders>
            <w:noWrap/>
            <w:hideMark/>
          </w:tcPr>
          <w:p w14:paraId="06F5164F" w14:textId="338F3DB2" w:rsidR="00925D10" w:rsidRPr="002B7F3B" w:rsidDel="00CF4998" w:rsidRDefault="00925D10" w:rsidP="005E5BB0">
            <w:pPr>
              <w:jc w:val="right"/>
              <w:cnfStyle w:val="000000100000" w:firstRow="0" w:lastRow="0" w:firstColumn="0" w:lastColumn="0" w:oddVBand="0" w:evenVBand="0" w:oddHBand="1" w:evenHBand="0" w:firstRowFirstColumn="0" w:firstRowLastColumn="0" w:lastRowFirstColumn="0" w:lastRowLastColumn="0"/>
              <w:rPr>
                <w:del w:id="1167" w:author="Shrikanth" w:date="2014-08-27T17:55:00Z"/>
                <w:rFonts w:ascii="Calibri" w:eastAsia="Times New Roman" w:hAnsi="Calibri" w:cs="Times New Roman"/>
                <w:color w:val="000000"/>
              </w:rPr>
            </w:pPr>
            <w:del w:id="1168" w:author="Shrikanth" w:date="2014-08-27T17:55:00Z">
              <w:r w:rsidRPr="002B7F3B" w:rsidDel="00CF4998">
                <w:rPr>
                  <w:rFonts w:ascii="Calibri" w:eastAsia="Times New Roman" w:hAnsi="Calibri" w:cs="Times New Roman"/>
                  <w:color w:val="000000"/>
                </w:rPr>
                <w:delText>1:</w:delText>
              </w:r>
            </w:del>
            <w:del w:id="1169" w:author="Shrikanth" w:date="2014-08-09T20:01:00Z">
              <w:r w:rsidR="00A175AB" w:rsidDel="005E5BB0">
                <w:rPr>
                  <w:rFonts w:ascii="Calibri" w:eastAsia="Times New Roman" w:hAnsi="Calibri" w:cs="Times New Roman"/>
                  <w:color w:val="000000"/>
                </w:rPr>
                <w:delText>12</w:delText>
              </w:r>
            </w:del>
          </w:p>
        </w:tc>
      </w:tr>
      <w:tr w:rsidR="00925D10" w:rsidRPr="002B7F3B" w:rsidDel="00CF4998" w14:paraId="061E411E" w14:textId="046F08C0" w:rsidTr="009E5910">
        <w:trPr>
          <w:trHeight w:val="300"/>
          <w:del w:id="1170"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noWrap/>
            <w:hideMark/>
          </w:tcPr>
          <w:p w14:paraId="6690D5C3" w14:textId="125EB661" w:rsidR="00925D10" w:rsidRPr="002B7F3B" w:rsidDel="00CF4998" w:rsidRDefault="00925D10" w:rsidP="00925D10">
            <w:pPr>
              <w:jc w:val="right"/>
              <w:rPr>
                <w:del w:id="1171" w:author="Shrikanth" w:date="2014-08-27T17:55:00Z"/>
                <w:rFonts w:ascii="Calibri" w:eastAsia="Times New Roman" w:hAnsi="Calibri" w:cs="Times New Roman"/>
                <w:color w:val="000000"/>
              </w:rPr>
            </w:pPr>
            <w:del w:id="1172" w:author="Shrikanth" w:date="2014-08-27T17:55:00Z">
              <w:r w:rsidRPr="002B7F3B" w:rsidDel="00CF4998">
                <w:rPr>
                  <w:rFonts w:ascii="Calibri" w:eastAsia="Times New Roman" w:hAnsi="Calibri" w:cs="Times New Roman"/>
                  <w:color w:val="000000"/>
                </w:rPr>
                <w:delText>3</w:delText>
              </w:r>
            </w:del>
          </w:p>
        </w:tc>
        <w:tc>
          <w:tcPr>
            <w:tcW w:w="4540" w:type="dxa"/>
            <w:hideMark/>
          </w:tcPr>
          <w:p w14:paraId="5D658E5A" w14:textId="5687588A" w:rsidR="00925D10" w:rsidRPr="002B7F3B" w:rsidDel="00CF4998" w:rsidRDefault="00925D10" w:rsidP="00925D10">
            <w:pPr>
              <w:cnfStyle w:val="000000000000" w:firstRow="0" w:lastRow="0" w:firstColumn="0" w:lastColumn="0" w:oddVBand="0" w:evenVBand="0" w:oddHBand="0" w:evenHBand="0" w:firstRowFirstColumn="0" w:firstRowLastColumn="0" w:lastRowFirstColumn="0" w:lastRowLastColumn="0"/>
              <w:rPr>
                <w:del w:id="1173" w:author="Shrikanth" w:date="2014-08-27T17:55:00Z"/>
                <w:rFonts w:ascii="Calibri" w:eastAsia="Times New Roman" w:hAnsi="Calibri" w:cs="Times New Roman"/>
                <w:color w:val="000000"/>
              </w:rPr>
            </w:pPr>
            <w:del w:id="1174" w:author="Shrikanth" w:date="2014-08-27T17:55:00Z">
              <w:r w:rsidRPr="002B7F3B" w:rsidDel="00CF4998">
                <w:rPr>
                  <w:rFonts w:ascii="Calibri" w:eastAsia="Times New Roman" w:hAnsi="Calibri" w:cs="Times New Roman"/>
                  <w:color w:val="000000"/>
                </w:rPr>
                <w:delText>Invoke addDFT script</w:delText>
              </w:r>
            </w:del>
          </w:p>
        </w:tc>
        <w:tc>
          <w:tcPr>
            <w:tcW w:w="1120" w:type="dxa"/>
            <w:noWrap/>
            <w:hideMark/>
          </w:tcPr>
          <w:p w14:paraId="1C12FDD8" w14:textId="77A2E2BA" w:rsidR="00925D10" w:rsidRPr="002B7F3B" w:rsidDel="00CF4998" w:rsidRDefault="00A175AB" w:rsidP="00925D10">
            <w:pPr>
              <w:jc w:val="right"/>
              <w:cnfStyle w:val="000000000000" w:firstRow="0" w:lastRow="0" w:firstColumn="0" w:lastColumn="0" w:oddVBand="0" w:evenVBand="0" w:oddHBand="0" w:evenHBand="0" w:firstRowFirstColumn="0" w:firstRowLastColumn="0" w:lastRowFirstColumn="0" w:lastRowLastColumn="0"/>
              <w:rPr>
                <w:del w:id="1175" w:author="Shrikanth" w:date="2014-08-27T17:55:00Z"/>
                <w:rFonts w:ascii="Calibri" w:eastAsia="Times New Roman" w:hAnsi="Calibri" w:cs="Times New Roman"/>
                <w:color w:val="000000"/>
              </w:rPr>
            </w:pPr>
            <w:del w:id="1176" w:author="Shrikanth" w:date="2014-08-09T20:04:00Z">
              <w:r w:rsidDel="004A7BB1">
                <w:rPr>
                  <w:rFonts w:ascii="Calibri" w:eastAsia="Times New Roman" w:hAnsi="Calibri" w:cs="Times New Roman"/>
                  <w:color w:val="000000"/>
                </w:rPr>
                <w:delText>7</w:delText>
              </w:r>
            </w:del>
          </w:p>
        </w:tc>
        <w:tc>
          <w:tcPr>
            <w:tcW w:w="1780" w:type="dxa"/>
            <w:noWrap/>
            <w:hideMark/>
          </w:tcPr>
          <w:p w14:paraId="1FA11792" w14:textId="547C9979" w:rsidR="00925D10" w:rsidRPr="002B7F3B" w:rsidDel="00CF4998" w:rsidRDefault="00925D10" w:rsidP="00925D10">
            <w:pPr>
              <w:jc w:val="right"/>
              <w:cnfStyle w:val="000000000000" w:firstRow="0" w:lastRow="0" w:firstColumn="0" w:lastColumn="0" w:oddVBand="0" w:evenVBand="0" w:oddHBand="0" w:evenHBand="0" w:firstRowFirstColumn="0" w:firstRowLastColumn="0" w:lastRowFirstColumn="0" w:lastRowLastColumn="0"/>
              <w:rPr>
                <w:del w:id="1177" w:author="Shrikanth" w:date="2014-08-27T17:55:00Z"/>
                <w:rFonts w:ascii="Calibri" w:eastAsia="Times New Roman" w:hAnsi="Calibri" w:cs="Times New Roman"/>
                <w:color w:val="000000"/>
              </w:rPr>
            </w:pPr>
            <w:del w:id="1178" w:author="Shrikanth" w:date="2014-08-09T20:04:00Z">
              <w:r w:rsidRPr="002B7F3B" w:rsidDel="004A7BB1">
                <w:rPr>
                  <w:rFonts w:ascii="Calibri" w:eastAsia="Times New Roman" w:hAnsi="Calibri" w:cs="Times New Roman"/>
                  <w:color w:val="000000"/>
                </w:rPr>
                <w:delText>1</w:delText>
              </w:r>
            </w:del>
          </w:p>
        </w:tc>
        <w:tc>
          <w:tcPr>
            <w:tcW w:w="1560" w:type="dxa"/>
            <w:noWrap/>
            <w:hideMark/>
          </w:tcPr>
          <w:p w14:paraId="0211F630" w14:textId="650ED0D9" w:rsidR="00925D10" w:rsidRPr="002B7F3B" w:rsidDel="00CF4998" w:rsidRDefault="00925D10" w:rsidP="008915E7">
            <w:pPr>
              <w:jc w:val="right"/>
              <w:cnfStyle w:val="000000000000" w:firstRow="0" w:lastRow="0" w:firstColumn="0" w:lastColumn="0" w:oddVBand="0" w:evenVBand="0" w:oddHBand="0" w:evenHBand="0" w:firstRowFirstColumn="0" w:firstRowLastColumn="0" w:lastRowFirstColumn="0" w:lastRowLastColumn="0"/>
              <w:rPr>
                <w:del w:id="1179" w:author="Shrikanth" w:date="2014-08-27T17:55:00Z"/>
                <w:rFonts w:ascii="Calibri" w:eastAsia="Times New Roman" w:hAnsi="Calibri" w:cs="Times New Roman"/>
                <w:color w:val="000000"/>
              </w:rPr>
            </w:pPr>
            <w:del w:id="1180" w:author="Shrikanth" w:date="2014-08-27T17:55:00Z">
              <w:r w:rsidRPr="002B7F3B" w:rsidDel="00CF4998">
                <w:rPr>
                  <w:rFonts w:ascii="Calibri" w:eastAsia="Times New Roman" w:hAnsi="Calibri" w:cs="Times New Roman"/>
                  <w:color w:val="000000"/>
                </w:rPr>
                <w:delText>1:</w:delText>
              </w:r>
            </w:del>
            <w:del w:id="1181" w:author="Shrikanth" w:date="2014-08-09T20:05:00Z">
              <w:r w:rsidR="00A175AB" w:rsidDel="008915E7">
                <w:rPr>
                  <w:rFonts w:ascii="Calibri" w:eastAsia="Times New Roman" w:hAnsi="Calibri" w:cs="Times New Roman"/>
                  <w:color w:val="000000"/>
                </w:rPr>
                <w:delText>19</w:delText>
              </w:r>
            </w:del>
          </w:p>
        </w:tc>
      </w:tr>
      <w:tr w:rsidR="00925D10" w:rsidRPr="002B7F3B" w:rsidDel="00CF4998" w14:paraId="2D9CFA6B" w14:textId="6E9D7185" w:rsidTr="009E5910">
        <w:trPr>
          <w:cnfStyle w:val="000000100000" w:firstRow="0" w:lastRow="0" w:firstColumn="0" w:lastColumn="0" w:oddVBand="0" w:evenVBand="0" w:oddHBand="1" w:evenHBand="0" w:firstRowFirstColumn="0" w:firstRowLastColumn="0" w:lastRowFirstColumn="0" w:lastRowLastColumn="0"/>
          <w:trHeight w:val="600"/>
          <w:del w:id="1182"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tcBorders>
              <w:left w:val="none" w:sz="0" w:space="0" w:color="auto"/>
              <w:right w:val="none" w:sz="0" w:space="0" w:color="auto"/>
            </w:tcBorders>
            <w:noWrap/>
            <w:hideMark/>
          </w:tcPr>
          <w:p w14:paraId="51B4DFC9" w14:textId="32AF6127" w:rsidR="00925D10" w:rsidRPr="002B7F3B" w:rsidDel="00CF4998" w:rsidRDefault="00925D10" w:rsidP="00925D10">
            <w:pPr>
              <w:jc w:val="right"/>
              <w:rPr>
                <w:del w:id="1183" w:author="Shrikanth" w:date="2014-08-27T17:55:00Z"/>
                <w:rFonts w:ascii="Calibri" w:eastAsia="Times New Roman" w:hAnsi="Calibri" w:cs="Times New Roman"/>
                <w:color w:val="000000"/>
              </w:rPr>
            </w:pPr>
            <w:del w:id="1184" w:author="Shrikanth" w:date="2014-08-27T17:55:00Z">
              <w:r w:rsidRPr="002B7F3B" w:rsidDel="00CF4998">
                <w:rPr>
                  <w:rFonts w:ascii="Calibri" w:eastAsia="Times New Roman" w:hAnsi="Calibri" w:cs="Times New Roman"/>
                  <w:color w:val="000000"/>
                </w:rPr>
                <w:delText>4</w:delText>
              </w:r>
            </w:del>
          </w:p>
        </w:tc>
        <w:tc>
          <w:tcPr>
            <w:tcW w:w="4540" w:type="dxa"/>
            <w:tcBorders>
              <w:left w:val="none" w:sz="0" w:space="0" w:color="auto"/>
              <w:right w:val="none" w:sz="0" w:space="0" w:color="auto"/>
            </w:tcBorders>
            <w:hideMark/>
          </w:tcPr>
          <w:p w14:paraId="22FA0238" w14:textId="0D2EDFE0"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1185" w:author="Shrikanth" w:date="2014-08-27T17:55:00Z"/>
                <w:rFonts w:ascii="Calibri" w:eastAsia="Times New Roman" w:hAnsi="Calibri" w:cs="Times New Roman"/>
                <w:color w:val="000000"/>
              </w:rPr>
            </w:pPr>
            <w:del w:id="1186" w:author="Shrikanth" w:date="2014-08-27T17:55:00Z">
              <w:r w:rsidRPr="002B7F3B" w:rsidDel="00CF4998">
                <w:rPr>
                  <w:rFonts w:ascii="Calibri" w:eastAsia="Times New Roman" w:hAnsi="Calibri" w:cs="Times New Roman"/>
                  <w:color w:val="000000"/>
                </w:rPr>
                <w:delText>Process addDFT output file - format timestamp column to be 4 decimal places</w:delText>
              </w:r>
            </w:del>
          </w:p>
        </w:tc>
        <w:tc>
          <w:tcPr>
            <w:tcW w:w="1120" w:type="dxa"/>
            <w:tcBorders>
              <w:left w:val="none" w:sz="0" w:space="0" w:color="auto"/>
              <w:right w:val="none" w:sz="0" w:space="0" w:color="auto"/>
            </w:tcBorders>
            <w:noWrap/>
            <w:hideMark/>
          </w:tcPr>
          <w:p w14:paraId="6C33F196" w14:textId="3F402DAE" w:rsidR="00925D10" w:rsidRPr="002B7F3B" w:rsidDel="00CF4998" w:rsidRDefault="00A175AB" w:rsidP="00925D10">
            <w:pPr>
              <w:jc w:val="right"/>
              <w:cnfStyle w:val="000000100000" w:firstRow="0" w:lastRow="0" w:firstColumn="0" w:lastColumn="0" w:oddVBand="0" w:evenVBand="0" w:oddHBand="1" w:evenHBand="0" w:firstRowFirstColumn="0" w:firstRowLastColumn="0" w:lastRowFirstColumn="0" w:lastRowLastColumn="0"/>
              <w:rPr>
                <w:del w:id="1187" w:author="Shrikanth" w:date="2014-08-27T17:55:00Z"/>
                <w:rFonts w:ascii="Calibri" w:eastAsia="Times New Roman" w:hAnsi="Calibri" w:cs="Times New Roman"/>
                <w:color w:val="000000"/>
              </w:rPr>
            </w:pPr>
            <w:del w:id="1188" w:author="Shrikanth" w:date="2014-08-27T17:55:00Z">
              <w:r w:rsidDel="00CF4998">
                <w:rPr>
                  <w:rFonts w:ascii="Calibri" w:eastAsia="Times New Roman" w:hAnsi="Calibri" w:cs="Times New Roman"/>
                  <w:color w:val="000000"/>
                </w:rPr>
                <w:delText>1</w:delText>
              </w:r>
            </w:del>
            <w:del w:id="1189" w:author="Shrikanth" w:date="2014-08-09T20:05:00Z">
              <w:r w:rsidDel="008915E7">
                <w:rPr>
                  <w:rFonts w:ascii="Calibri" w:eastAsia="Times New Roman" w:hAnsi="Calibri" w:cs="Times New Roman"/>
                  <w:color w:val="000000"/>
                </w:rPr>
                <w:delText>4</w:delText>
              </w:r>
            </w:del>
          </w:p>
        </w:tc>
        <w:tc>
          <w:tcPr>
            <w:tcW w:w="1780" w:type="dxa"/>
            <w:tcBorders>
              <w:left w:val="none" w:sz="0" w:space="0" w:color="auto"/>
              <w:right w:val="none" w:sz="0" w:space="0" w:color="auto"/>
            </w:tcBorders>
            <w:noWrap/>
            <w:hideMark/>
          </w:tcPr>
          <w:p w14:paraId="1FC80021" w14:textId="1C254CCC" w:rsidR="00925D10" w:rsidRPr="002B7F3B" w:rsidDel="00CF4998" w:rsidRDefault="00925D10" w:rsidP="00925D10">
            <w:pPr>
              <w:jc w:val="right"/>
              <w:cnfStyle w:val="000000100000" w:firstRow="0" w:lastRow="0" w:firstColumn="0" w:lastColumn="0" w:oddVBand="0" w:evenVBand="0" w:oddHBand="1" w:evenHBand="0" w:firstRowFirstColumn="0" w:firstRowLastColumn="0" w:lastRowFirstColumn="0" w:lastRowLastColumn="0"/>
              <w:rPr>
                <w:del w:id="1190" w:author="Shrikanth" w:date="2014-08-27T17:55:00Z"/>
                <w:rFonts w:ascii="Calibri" w:eastAsia="Times New Roman" w:hAnsi="Calibri" w:cs="Times New Roman"/>
                <w:color w:val="000000"/>
              </w:rPr>
            </w:pPr>
            <w:del w:id="1191" w:author="Shrikanth" w:date="2014-08-27T17:55:00Z">
              <w:r w:rsidRPr="002B7F3B" w:rsidDel="00CF4998">
                <w:rPr>
                  <w:rFonts w:ascii="Calibri" w:eastAsia="Times New Roman" w:hAnsi="Calibri" w:cs="Times New Roman"/>
                  <w:color w:val="000000"/>
                </w:rPr>
                <w:delText>0</w:delText>
              </w:r>
            </w:del>
          </w:p>
        </w:tc>
        <w:tc>
          <w:tcPr>
            <w:tcW w:w="1560" w:type="dxa"/>
            <w:tcBorders>
              <w:left w:val="none" w:sz="0" w:space="0" w:color="auto"/>
              <w:right w:val="none" w:sz="0" w:space="0" w:color="auto"/>
            </w:tcBorders>
            <w:noWrap/>
            <w:hideMark/>
          </w:tcPr>
          <w:p w14:paraId="56B9B68C" w14:textId="032CF41B" w:rsidR="00925D10" w:rsidRPr="002B7F3B" w:rsidDel="00CF4998" w:rsidRDefault="00A175AB" w:rsidP="008915E7">
            <w:pPr>
              <w:jc w:val="right"/>
              <w:cnfStyle w:val="000000100000" w:firstRow="0" w:lastRow="0" w:firstColumn="0" w:lastColumn="0" w:oddVBand="0" w:evenVBand="0" w:oddHBand="1" w:evenHBand="0" w:firstRowFirstColumn="0" w:firstRowLastColumn="0" w:lastRowFirstColumn="0" w:lastRowLastColumn="0"/>
              <w:rPr>
                <w:del w:id="1192" w:author="Shrikanth" w:date="2014-08-27T17:55:00Z"/>
                <w:rFonts w:ascii="Calibri" w:eastAsia="Times New Roman" w:hAnsi="Calibri" w:cs="Times New Roman"/>
                <w:color w:val="000000"/>
              </w:rPr>
            </w:pPr>
            <w:del w:id="1193" w:author="Shrikanth" w:date="2014-08-27T17:55:00Z">
              <w:r w:rsidDel="00CF4998">
                <w:rPr>
                  <w:rFonts w:ascii="Calibri" w:eastAsia="Times New Roman" w:hAnsi="Calibri" w:cs="Times New Roman"/>
                  <w:color w:val="000000"/>
                </w:rPr>
                <w:delText>1:</w:delText>
              </w:r>
            </w:del>
            <w:del w:id="1194" w:author="Shrikanth" w:date="2014-08-09T20:05:00Z">
              <w:r w:rsidDel="008915E7">
                <w:rPr>
                  <w:rFonts w:ascii="Calibri" w:eastAsia="Times New Roman" w:hAnsi="Calibri" w:cs="Times New Roman"/>
                  <w:color w:val="000000"/>
                </w:rPr>
                <w:delText>33</w:delText>
              </w:r>
            </w:del>
          </w:p>
        </w:tc>
      </w:tr>
      <w:tr w:rsidR="00925D10" w:rsidRPr="002B7F3B" w:rsidDel="00CF4998" w14:paraId="53F6E586" w14:textId="5D89DC41" w:rsidTr="009E5910">
        <w:trPr>
          <w:trHeight w:val="300"/>
          <w:del w:id="1195"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noWrap/>
            <w:hideMark/>
          </w:tcPr>
          <w:p w14:paraId="7A3FA160" w14:textId="2918E0A0" w:rsidR="00925D10" w:rsidRPr="002B7F3B" w:rsidDel="00CF4998" w:rsidRDefault="00925D10" w:rsidP="00925D10">
            <w:pPr>
              <w:jc w:val="right"/>
              <w:rPr>
                <w:del w:id="1196" w:author="Shrikanth" w:date="2014-08-27T17:55:00Z"/>
                <w:rFonts w:ascii="Calibri" w:eastAsia="Times New Roman" w:hAnsi="Calibri" w:cs="Times New Roman"/>
                <w:color w:val="000000"/>
              </w:rPr>
            </w:pPr>
            <w:del w:id="1197" w:author="Shrikanth" w:date="2014-08-27T17:55:00Z">
              <w:r w:rsidRPr="002B7F3B" w:rsidDel="00CF4998">
                <w:rPr>
                  <w:rFonts w:ascii="Calibri" w:eastAsia="Times New Roman" w:hAnsi="Calibri" w:cs="Times New Roman"/>
                  <w:color w:val="000000"/>
                </w:rPr>
                <w:delText>5</w:delText>
              </w:r>
            </w:del>
          </w:p>
        </w:tc>
        <w:tc>
          <w:tcPr>
            <w:tcW w:w="4540" w:type="dxa"/>
            <w:hideMark/>
          </w:tcPr>
          <w:p w14:paraId="761EDD27" w14:textId="24A7AFF8" w:rsidR="00925D10" w:rsidRPr="002B7F3B" w:rsidDel="00CF4998" w:rsidRDefault="00A175AB" w:rsidP="00925D10">
            <w:pPr>
              <w:cnfStyle w:val="000000000000" w:firstRow="0" w:lastRow="0" w:firstColumn="0" w:lastColumn="0" w:oddVBand="0" w:evenVBand="0" w:oddHBand="0" w:evenHBand="0" w:firstRowFirstColumn="0" w:firstRowLastColumn="0" w:lastRowFirstColumn="0" w:lastRowLastColumn="0"/>
              <w:rPr>
                <w:del w:id="1198" w:author="Shrikanth" w:date="2014-08-27T17:55:00Z"/>
                <w:rFonts w:ascii="Calibri" w:eastAsia="Times New Roman" w:hAnsi="Calibri" w:cs="Times New Roman"/>
                <w:color w:val="000000"/>
              </w:rPr>
            </w:pPr>
            <w:del w:id="1199" w:author="Shrikanth" w:date="2014-08-27T17:55:00Z">
              <w:r w:rsidDel="00CF4998">
                <w:rPr>
                  <w:rFonts w:ascii="Calibri" w:eastAsia="Times New Roman" w:hAnsi="Calibri" w:cs="Times New Roman"/>
                  <w:color w:val="000000"/>
                </w:rPr>
                <w:delText>Copy timestamp, spe</w:delText>
              </w:r>
            </w:del>
            <w:del w:id="1200" w:author="Shrikanth" w:date="2014-08-09T20:05:00Z">
              <w:r w:rsidDel="00AD3E8D">
                <w:rPr>
                  <w:rFonts w:ascii="Calibri" w:eastAsia="Times New Roman" w:hAnsi="Calibri" w:cs="Times New Roman"/>
                  <w:color w:val="000000"/>
                </w:rPr>
                <w:delText>n</w:delText>
              </w:r>
            </w:del>
            <w:del w:id="1201" w:author="Shrikanth" w:date="2014-08-27T17:55:00Z">
              <w:r w:rsidDel="00CF4998">
                <w:rPr>
                  <w:rFonts w:ascii="Calibri" w:eastAsia="Times New Roman" w:hAnsi="Calibri" w:cs="Times New Roman"/>
                  <w:color w:val="000000"/>
                </w:rPr>
                <w:delText xml:space="preserve">d &amp; accuracy columns from </w:delText>
              </w:r>
              <w:r w:rsidR="00925D10" w:rsidRPr="002B7F3B" w:rsidDel="00CF4998">
                <w:rPr>
                  <w:rFonts w:ascii="Calibri" w:eastAsia="Times New Roman" w:hAnsi="Calibri" w:cs="Times New Roman"/>
                  <w:color w:val="000000"/>
                </w:rPr>
                <w:delText>LocationProbe data into new worksheet</w:delText>
              </w:r>
              <w:r w:rsidDel="00CF4998">
                <w:rPr>
                  <w:rFonts w:ascii="Calibri" w:eastAsia="Times New Roman" w:hAnsi="Calibri" w:cs="Times New Roman"/>
                  <w:color w:val="000000"/>
                </w:rPr>
                <w:delText>.</w:delText>
              </w:r>
            </w:del>
          </w:p>
        </w:tc>
        <w:tc>
          <w:tcPr>
            <w:tcW w:w="1120" w:type="dxa"/>
            <w:noWrap/>
            <w:hideMark/>
          </w:tcPr>
          <w:p w14:paraId="191715FC" w14:textId="0BD1B5B6" w:rsidR="00925D10" w:rsidRPr="002B7F3B" w:rsidDel="00CF4998" w:rsidRDefault="00925D10" w:rsidP="00925D10">
            <w:pPr>
              <w:jc w:val="right"/>
              <w:cnfStyle w:val="000000000000" w:firstRow="0" w:lastRow="0" w:firstColumn="0" w:lastColumn="0" w:oddVBand="0" w:evenVBand="0" w:oddHBand="0" w:evenHBand="0" w:firstRowFirstColumn="0" w:firstRowLastColumn="0" w:lastRowFirstColumn="0" w:lastRowLastColumn="0"/>
              <w:rPr>
                <w:del w:id="1202" w:author="Shrikanth" w:date="2014-08-27T17:55:00Z"/>
                <w:rFonts w:ascii="Calibri" w:eastAsia="Times New Roman" w:hAnsi="Calibri" w:cs="Times New Roman"/>
                <w:color w:val="000000"/>
              </w:rPr>
            </w:pPr>
            <w:del w:id="1203" w:author="Shrikanth" w:date="2014-08-09T20:06:00Z">
              <w:r w:rsidRPr="002B7F3B" w:rsidDel="002B61A1">
                <w:rPr>
                  <w:rFonts w:ascii="Calibri" w:eastAsia="Times New Roman" w:hAnsi="Calibri" w:cs="Times New Roman"/>
                  <w:color w:val="000000"/>
                </w:rPr>
                <w:delText>3</w:delText>
              </w:r>
              <w:r w:rsidR="00A175AB" w:rsidDel="002B61A1">
                <w:rPr>
                  <w:rFonts w:ascii="Calibri" w:eastAsia="Times New Roman" w:hAnsi="Calibri" w:cs="Times New Roman"/>
                  <w:color w:val="000000"/>
                </w:rPr>
                <w:delText>0</w:delText>
              </w:r>
            </w:del>
          </w:p>
        </w:tc>
        <w:tc>
          <w:tcPr>
            <w:tcW w:w="1780" w:type="dxa"/>
            <w:noWrap/>
            <w:hideMark/>
          </w:tcPr>
          <w:p w14:paraId="25B31EEB" w14:textId="0734AB76" w:rsidR="00925D10" w:rsidRPr="002B7F3B" w:rsidDel="00CF4998" w:rsidRDefault="00925D10" w:rsidP="00925D10">
            <w:pPr>
              <w:jc w:val="right"/>
              <w:cnfStyle w:val="000000000000" w:firstRow="0" w:lastRow="0" w:firstColumn="0" w:lastColumn="0" w:oddVBand="0" w:evenVBand="0" w:oddHBand="0" w:evenHBand="0" w:firstRowFirstColumn="0" w:firstRowLastColumn="0" w:lastRowFirstColumn="0" w:lastRowLastColumn="0"/>
              <w:rPr>
                <w:del w:id="1204" w:author="Shrikanth" w:date="2014-08-27T17:55:00Z"/>
                <w:rFonts w:ascii="Calibri" w:eastAsia="Times New Roman" w:hAnsi="Calibri" w:cs="Times New Roman"/>
                <w:color w:val="000000"/>
              </w:rPr>
            </w:pPr>
            <w:del w:id="1205" w:author="Shrikanth" w:date="2014-08-27T17:55:00Z">
              <w:r w:rsidRPr="002B7F3B" w:rsidDel="00CF4998">
                <w:rPr>
                  <w:rFonts w:ascii="Calibri" w:eastAsia="Times New Roman" w:hAnsi="Calibri" w:cs="Times New Roman"/>
                  <w:color w:val="000000"/>
                </w:rPr>
                <w:delText>0</w:delText>
              </w:r>
            </w:del>
          </w:p>
        </w:tc>
        <w:tc>
          <w:tcPr>
            <w:tcW w:w="1560" w:type="dxa"/>
            <w:noWrap/>
            <w:hideMark/>
          </w:tcPr>
          <w:p w14:paraId="63B5E3F4" w14:textId="7D0C579B" w:rsidR="00925D10" w:rsidRPr="002B7F3B" w:rsidDel="00CF4998" w:rsidRDefault="00A175AB" w:rsidP="002B61A1">
            <w:pPr>
              <w:jc w:val="right"/>
              <w:cnfStyle w:val="000000000000" w:firstRow="0" w:lastRow="0" w:firstColumn="0" w:lastColumn="0" w:oddVBand="0" w:evenVBand="0" w:oddHBand="0" w:evenHBand="0" w:firstRowFirstColumn="0" w:firstRowLastColumn="0" w:lastRowFirstColumn="0" w:lastRowLastColumn="0"/>
              <w:rPr>
                <w:del w:id="1206" w:author="Shrikanth" w:date="2014-08-27T17:55:00Z"/>
                <w:rFonts w:ascii="Calibri" w:eastAsia="Times New Roman" w:hAnsi="Calibri" w:cs="Times New Roman"/>
                <w:color w:val="000000"/>
              </w:rPr>
            </w:pPr>
            <w:del w:id="1207" w:author="Shrikanth" w:date="2014-08-27T17:55:00Z">
              <w:r w:rsidDel="00CF4998">
                <w:rPr>
                  <w:rFonts w:ascii="Calibri" w:eastAsia="Times New Roman" w:hAnsi="Calibri" w:cs="Times New Roman"/>
                  <w:color w:val="000000"/>
                </w:rPr>
                <w:delText>2:</w:delText>
              </w:r>
            </w:del>
            <w:del w:id="1208" w:author="Shrikanth" w:date="2014-08-09T20:06:00Z">
              <w:r w:rsidDel="002B61A1">
                <w:rPr>
                  <w:rFonts w:ascii="Calibri" w:eastAsia="Times New Roman" w:hAnsi="Calibri" w:cs="Times New Roman"/>
                  <w:color w:val="000000"/>
                </w:rPr>
                <w:delText>03</w:delText>
              </w:r>
            </w:del>
          </w:p>
        </w:tc>
      </w:tr>
      <w:tr w:rsidR="00925D10" w:rsidRPr="002B7F3B" w:rsidDel="00CF4998" w14:paraId="71F75960" w14:textId="66884D98" w:rsidTr="009E5910">
        <w:trPr>
          <w:cnfStyle w:val="000000100000" w:firstRow="0" w:lastRow="0" w:firstColumn="0" w:lastColumn="0" w:oddVBand="0" w:evenVBand="0" w:oddHBand="1" w:evenHBand="0" w:firstRowFirstColumn="0" w:firstRowLastColumn="0" w:lastRowFirstColumn="0" w:lastRowLastColumn="0"/>
          <w:trHeight w:val="900"/>
          <w:del w:id="1209"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tcBorders>
              <w:left w:val="none" w:sz="0" w:space="0" w:color="auto"/>
              <w:right w:val="none" w:sz="0" w:space="0" w:color="auto"/>
            </w:tcBorders>
            <w:noWrap/>
            <w:hideMark/>
          </w:tcPr>
          <w:p w14:paraId="41D0365F" w14:textId="0CD388B3" w:rsidR="00925D10" w:rsidRPr="002B7F3B" w:rsidDel="00CF4998" w:rsidRDefault="00925D10" w:rsidP="00925D10">
            <w:pPr>
              <w:jc w:val="right"/>
              <w:rPr>
                <w:del w:id="1210" w:author="Shrikanth" w:date="2014-08-27T17:55:00Z"/>
                <w:rFonts w:ascii="Calibri" w:eastAsia="Times New Roman" w:hAnsi="Calibri" w:cs="Times New Roman"/>
                <w:color w:val="000000"/>
              </w:rPr>
            </w:pPr>
            <w:del w:id="1211" w:author="Shrikanth" w:date="2014-08-27T17:55:00Z">
              <w:r w:rsidRPr="002B7F3B" w:rsidDel="00CF4998">
                <w:rPr>
                  <w:rFonts w:ascii="Calibri" w:eastAsia="Times New Roman" w:hAnsi="Calibri" w:cs="Times New Roman"/>
                  <w:color w:val="000000"/>
                </w:rPr>
                <w:delText>6</w:delText>
              </w:r>
            </w:del>
          </w:p>
        </w:tc>
        <w:tc>
          <w:tcPr>
            <w:tcW w:w="4540" w:type="dxa"/>
            <w:tcBorders>
              <w:left w:val="none" w:sz="0" w:space="0" w:color="auto"/>
              <w:right w:val="none" w:sz="0" w:space="0" w:color="auto"/>
            </w:tcBorders>
            <w:hideMark/>
          </w:tcPr>
          <w:p w14:paraId="6BC2BB8B" w14:textId="0EC05B4D" w:rsidR="00925D10" w:rsidRPr="002B7F3B" w:rsidDel="00CF4998" w:rsidRDefault="0085654D" w:rsidP="00925D10">
            <w:pPr>
              <w:cnfStyle w:val="000000100000" w:firstRow="0" w:lastRow="0" w:firstColumn="0" w:lastColumn="0" w:oddVBand="0" w:evenVBand="0" w:oddHBand="1" w:evenHBand="0" w:firstRowFirstColumn="0" w:firstRowLastColumn="0" w:lastRowFirstColumn="0" w:lastRowLastColumn="0"/>
              <w:rPr>
                <w:del w:id="1212" w:author="Shrikanth" w:date="2014-08-27T17:55:00Z"/>
                <w:rFonts w:ascii="Calibri" w:eastAsia="Times New Roman" w:hAnsi="Calibri" w:cs="Times New Roman"/>
                <w:color w:val="000000"/>
              </w:rPr>
            </w:pPr>
            <w:del w:id="1213" w:author="Shrikanth" w:date="2014-08-27T17:55:00Z">
              <w:r w:rsidDel="00CF4998">
                <w:rPr>
                  <w:rFonts w:ascii="Calibri" w:eastAsia="Times New Roman" w:hAnsi="Calibri" w:cs="Times New Roman"/>
                  <w:color w:val="000000"/>
                </w:rPr>
                <w:delText>Process timestamp</w:delText>
              </w:r>
              <w:r w:rsidR="00925D10" w:rsidRPr="002B7F3B" w:rsidDel="00CF4998">
                <w:rPr>
                  <w:rFonts w:ascii="Calibri" w:eastAsia="Times New Roman" w:hAnsi="Calibri" w:cs="Times New Roman"/>
                  <w:color w:val="000000"/>
                </w:rPr>
                <w:delText xml:space="preserve"> column to be 4 decimal places, and add a new column to round off the decimal</w:delText>
              </w:r>
            </w:del>
          </w:p>
        </w:tc>
        <w:tc>
          <w:tcPr>
            <w:tcW w:w="1120" w:type="dxa"/>
            <w:tcBorders>
              <w:left w:val="none" w:sz="0" w:space="0" w:color="auto"/>
              <w:right w:val="none" w:sz="0" w:space="0" w:color="auto"/>
            </w:tcBorders>
            <w:noWrap/>
            <w:hideMark/>
          </w:tcPr>
          <w:p w14:paraId="28A1A5F4" w14:textId="0B61303C" w:rsidR="00925D10" w:rsidRPr="002B7F3B" w:rsidDel="00CF4998" w:rsidRDefault="00A175AB" w:rsidP="00925D10">
            <w:pPr>
              <w:jc w:val="right"/>
              <w:cnfStyle w:val="000000100000" w:firstRow="0" w:lastRow="0" w:firstColumn="0" w:lastColumn="0" w:oddVBand="0" w:evenVBand="0" w:oddHBand="1" w:evenHBand="0" w:firstRowFirstColumn="0" w:firstRowLastColumn="0" w:lastRowFirstColumn="0" w:lastRowLastColumn="0"/>
              <w:rPr>
                <w:del w:id="1214" w:author="Shrikanth" w:date="2014-08-27T17:55:00Z"/>
                <w:rFonts w:ascii="Calibri" w:eastAsia="Times New Roman" w:hAnsi="Calibri" w:cs="Times New Roman"/>
                <w:color w:val="000000"/>
              </w:rPr>
            </w:pPr>
            <w:del w:id="1215" w:author="Shrikanth" w:date="2014-08-09T20:08:00Z">
              <w:r w:rsidDel="00496535">
                <w:rPr>
                  <w:rFonts w:ascii="Calibri" w:eastAsia="Times New Roman" w:hAnsi="Calibri" w:cs="Times New Roman"/>
                  <w:color w:val="000000"/>
                </w:rPr>
                <w:delText>22</w:delText>
              </w:r>
            </w:del>
          </w:p>
        </w:tc>
        <w:tc>
          <w:tcPr>
            <w:tcW w:w="1780" w:type="dxa"/>
            <w:tcBorders>
              <w:left w:val="none" w:sz="0" w:space="0" w:color="auto"/>
              <w:right w:val="none" w:sz="0" w:space="0" w:color="auto"/>
            </w:tcBorders>
            <w:noWrap/>
            <w:hideMark/>
          </w:tcPr>
          <w:p w14:paraId="5C684F31" w14:textId="2A8422D9" w:rsidR="00925D10" w:rsidRPr="002B7F3B" w:rsidDel="00CF4998" w:rsidRDefault="00925D10" w:rsidP="00925D10">
            <w:pPr>
              <w:jc w:val="right"/>
              <w:cnfStyle w:val="000000100000" w:firstRow="0" w:lastRow="0" w:firstColumn="0" w:lastColumn="0" w:oddVBand="0" w:evenVBand="0" w:oddHBand="1" w:evenHBand="0" w:firstRowFirstColumn="0" w:firstRowLastColumn="0" w:lastRowFirstColumn="0" w:lastRowLastColumn="0"/>
              <w:rPr>
                <w:del w:id="1216" w:author="Shrikanth" w:date="2014-08-27T17:55:00Z"/>
                <w:rFonts w:ascii="Calibri" w:eastAsia="Times New Roman" w:hAnsi="Calibri" w:cs="Times New Roman"/>
                <w:color w:val="000000"/>
              </w:rPr>
            </w:pPr>
            <w:del w:id="1217" w:author="Shrikanth" w:date="2014-08-27T17:55:00Z">
              <w:r w:rsidRPr="002B7F3B" w:rsidDel="00CF4998">
                <w:rPr>
                  <w:rFonts w:ascii="Calibri" w:eastAsia="Times New Roman" w:hAnsi="Calibri" w:cs="Times New Roman"/>
                  <w:color w:val="000000"/>
                </w:rPr>
                <w:delText>0</w:delText>
              </w:r>
            </w:del>
          </w:p>
        </w:tc>
        <w:tc>
          <w:tcPr>
            <w:tcW w:w="1560" w:type="dxa"/>
            <w:tcBorders>
              <w:left w:val="none" w:sz="0" w:space="0" w:color="auto"/>
              <w:right w:val="none" w:sz="0" w:space="0" w:color="auto"/>
            </w:tcBorders>
            <w:noWrap/>
            <w:hideMark/>
          </w:tcPr>
          <w:p w14:paraId="28B2E491" w14:textId="5EB52639" w:rsidR="00925D10" w:rsidRPr="002B7F3B" w:rsidDel="00CF4998" w:rsidRDefault="00A175AB" w:rsidP="00496535">
            <w:pPr>
              <w:jc w:val="right"/>
              <w:cnfStyle w:val="000000100000" w:firstRow="0" w:lastRow="0" w:firstColumn="0" w:lastColumn="0" w:oddVBand="0" w:evenVBand="0" w:oddHBand="1" w:evenHBand="0" w:firstRowFirstColumn="0" w:firstRowLastColumn="0" w:lastRowFirstColumn="0" w:lastRowLastColumn="0"/>
              <w:rPr>
                <w:del w:id="1218" w:author="Shrikanth" w:date="2014-08-27T17:55:00Z"/>
                <w:rFonts w:ascii="Calibri" w:eastAsia="Times New Roman" w:hAnsi="Calibri" w:cs="Times New Roman"/>
                <w:color w:val="000000"/>
              </w:rPr>
            </w:pPr>
            <w:del w:id="1219" w:author="Shrikanth" w:date="2014-08-27T17:55:00Z">
              <w:r w:rsidDel="00CF4998">
                <w:rPr>
                  <w:rFonts w:ascii="Calibri" w:eastAsia="Times New Roman" w:hAnsi="Calibri" w:cs="Times New Roman"/>
                  <w:color w:val="000000"/>
                </w:rPr>
                <w:delText>2:</w:delText>
              </w:r>
            </w:del>
            <w:del w:id="1220" w:author="Shrikanth" w:date="2014-08-09T20:08:00Z">
              <w:r w:rsidDel="00496535">
                <w:rPr>
                  <w:rFonts w:ascii="Calibri" w:eastAsia="Times New Roman" w:hAnsi="Calibri" w:cs="Times New Roman"/>
                  <w:color w:val="000000"/>
                </w:rPr>
                <w:delText>25</w:delText>
              </w:r>
            </w:del>
          </w:p>
        </w:tc>
      </w:tr>
      <w:tr w:rsidR="00925D10" w:rsidRPr="002B7F3B" w:rsidDel="00CF4998" w14:paraId="301BDDF0" w14:textId="6E0B4E23" w:rsidTr="009E5910">
        <w:trPr>
          <w:trHeight w:val="600"/>
          <w:del w:id="1221"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noWrap/>
            <w:hideMark/>
          </w:tcPr>
          <w:p w14:paraId="392CBBC0" w14:textId="1615B350" w:rsidR="00925D10" w:rsidRPr="002B7F3B" w:rsidDel="00CF4998" w:rsidRDefault="00925D10" w:rsidP="00925D10">
            <w:pPr>
              <w:jc w:val="right"/>
              <w:rPr>
                <w:del w:id="1222" w:author="Shrikanth" w:date="2014-08-27T17:55:00Z"/>
                <w:rFonts w:ascii="Calibri" w:eastAsia="Times New Roman" w:hAnsi="Calibri" w:cs="Times New Roman"/>
                <w:color w:val="000000"/>
              </w:rPr>
            </w:pPr>
            <w:del w:id="1223" w:author="Shrikanth" w:date="2014-08-27T17:55:00Z">
              <w:r w:rsidRPr="002B7F3B" w:rsidDel="00CF4998">
                <w:rPr>
                  <w:rFonts w:ascii="Calibri" w:eastAsia="Times New Roman" w:hAnsi="Calibri" w:cs="Times New Roman"/>
                  <w:color w:val="000000"/>
                </w:rPr>
                <w:delText>7</w:delText>
              </w:r>
            </w:del>
          </w:p>
        </w:tc>
        <w:tc>
          <w:tcPr>
            <w:tcW w:w="4540" w:type="dxa"/>
            <w:hideMark/>
          </w:tcPr>
          <w:p w14:paraId="042B829B" w14:textId="0669FACF" w:rsidR="00925D10" w:rsidRPr="002B7F3B" w:rsidDel="00CF4998" w:rsidRDefault="00925D10" w:rsidP="00925D10">
            <w:pPr>
              <w:cnfStyle w:val="000000000000" w:firstRow="0" w:lastRow="0" w:firstColumn="0" w:lastColumn="0" w:oddVBand="0" w:evenVBand="0" w:oddHBand="0" w:evenHBand="0" w:firstRowFirstColumn="0" w:firstRowLastColumn="0" w:lastRowFirstColumn="0" w:lastRowLastColumn="0"/>
              <w:rPr>
                <w:del w:id="1224" w:author="Shrikanth" w:date="2014-08-27T17:55:00Z"/>
                <w:rFonts w:ascii="Calibri" w:eastAsia="Times New Roman" w:hAnsi="Calibri" w:cs="Times New Roman"/>
                <w:color w:val="000000"/>
              </w:rPr>
            </w:pPr>
            <w:del w:id="1225" w:author="Shrikanth" w:date="2014-08-27T17:55:00Z">
              <w:r w:rsidRPr="002B7F3B" w:rsidDel="00CF4998">
                <w:rPr>
                  <w:rFonts w:ascii="Calibri" w:eastAsia="Times New Roman" w:hAnsi="Calibri" w:cs="Times New Roman"/>
                  <w:color w:val="000000"/>
                </w:rPr>
                <w:delText>Add vLookUp formulae in the AccelerometerData worksheet for Speed</w:delText>
              </w:r>
            </w:del>
          </w:p>
        </w:tc>
        <w:tc>
          <w:tcPr>
            <w:tcW w:w="1120" w:type="dxa"/>
            <w:noWrap/>
            <w:hideMark/>
          </w:tcPr>
          <w:p w14:paraId="143E1D39" w14:textId="440EA14C" w:rsidR="00925D10" w:rsidRPr="002B7F3B" w:rsidDel="00CF4998" w:rsidRDefault="00925D10" w:rsidP="00925D10">
            <w:pPr>
              <w:jc w:val="right"/>
              <w:cnfStyle w:val="000000000000" w:firstRow="0" w:lastRow="0" w:firstColumn="0" w:lastColumn="0" w:oddVBand="0" w:evenVBand="0" w:oddHBand="0" w:evenHBand="0" w:firstRowFirstColumn="0" w:firstRowLastColumn="0" w:lastRowFirstColumn="0" w:lastRowLastColumn="0"/>
              <w:rPr>
                <w:del w:id="1226" w:author="Shrikanth" w:date="2014-08-27T17:55:00Z"/>
                <w:rFonts w:ascii="Calibri" w:eastAsia="Times New Roman" w:hAnsi="Calibri" w:cs="Times New Roman"/>
                <w:color w:val="000000"/>
              </w:rPr>
            </w:pPr>
            <w:del w:id="1227" w:author="Shrikanth" w:date="2014-08-09T20:09:00Z">
              <w:r w:rsidRPr="002B7F3B" w:rsidDel="001B3546">
                <w:rPr>
                  <w:rFonts w:ascii="Calibri" w:eastAsia="Times New Roman" w:hAnsi="Calibri" w:cs="Times New Roman"/>
                  <w:color w:val="000000"/>
                </w:rPr>
                <w:delText>3</w:delText>
              </w:r>
              <w:r w:rsidR="00A175AB" w:rsidDel="001B3546">
                <w:rPr>
                  <w:rFonts w:ascii="Calibri" w:eastAsia="Times New Roman" w:hAnsi="Calibri" w:cs="Times New Roman"/>
                  <w:color w:val="000000"/>
                </w:rPr>
                <w:delText>0</w:delText>
              </w:r>
            </w:del>
          </w:p>
        </w:tc>
        <w:tc>
          <w:tcPr>
            <w:tcW w:w="1780" w:type="dxa"/>
            <w:noWrap/>
            <w:hideMark/>
          </w:tcPr>
          <w:p w14:paraId="2DF3CDEE" w14:textId="004EAC5E" w:rsidR="00925D10" w:rsidRPr="002B7F3B" w:rsidDel="00CF4998" w:rsidRDefault="00925D10" w:rsidP="00925D10">
            <w:pPr>
              <w:jc w:val="right"/>
              <w:cnfStyle w:val="000000000000" w:firstRow="0" w:lastRow="0" w:firstColumn="0" w:lastColumn="0" w:oddVBand="0" w:evenVBand="0" w:oddHBand="0" w:evenHBand="0" w:firstRowFirstColumn="0" w:firstRowLastColumn="0" w:lastRowFirstColumn="0" w:lastRowLastColumn="0"/>
              <w:rPr>
                <w:del w:id="1228" w:author="Shrikanth" w:date="2014-08-27T17:55:00Z"/>
                <w:rFonts w:ascii="Calibri" w:eastAsia="Times New Roman" w:hAnsi="Calibri" w:cs="Times New Roman"/>
                <w:color w:val="000000"/>
              </w:rPr>
            </w:pPr>
            <w:del w:id="1229" w:author="Shrikanth" w:date="2014-08-27T17:55:00Z">
              <w:r w:rsidRPr="002B7F3B" w:rsidDel="00CF4998">
                <w:rPr>
                  <w:rFonts w:ascii="Calibri" w:eastAsia="Times New Roman" w:hAnsi="Calibri" w:cs="Times New Roman"/>
                  <w:color w:val="000000"/>
                </w:rPr>
                <w:delText>0</w:delText>
              </w:r>
            </w:del>
          </w:p>
        </w:tc>
        <w:tc>
          <w:tcPr>
            <w:tcW w:w="1560" w:type="dxa"/>
            <w:noWrap/>
            <w:hideMark/>
          </w:tcPr>
          <w:p w14:paraId="7D2FDC1A" w14:textId="01888963" w:rsidR="00925D10" w:rsidRPr="002B7F3B" w:rsidDel="00CF4998" w:rsidRDefault="00A175AB" w:rsidP="00925D10">
            <w:pPr>
              <w:jc w:val="right"/>
              <w:cnfStyle w:val="000000000000" w:firstRow="0" w:lastRow="0" w:firstColumn="0" w:lastColumn="0" w:oddVBand="0" w:evenVBand="0" w:oddHBand="0" w:evenHBand="0" w:firstRowFirstColumn="0" w:firstRowLastColumn="0" w:lastRowFirstColumn="0" w:lastRowLastColumn="0"/>
              <w:rPr>
                <w:del w:id="1230" w:author="Shrikanth" w:date="2014-08-27T17:55:00Z"/>
                <w:rFonts w:ascii="Calibri" w:eastAsia="Times New Roman" w:hAnsi="Calibri" w:cs="Times New Roman"/>
                <w:color w:val="000000"/>
              </w:rPr>
            </w:pPr>
            <w:del w:id="1231" w:author="Shrikanth" w:date="2014-08-09T20:08:00Z">
              <w:r w:rsidDel="001B3546">
                <w:rPr>
                  <w:rFonts w:ascii="Calibri" w:eastAsia="Times New Roman" w:hAnsi="Calibri" w:cs="Times New Roman"/>
                  <w:color w:val="000000"/>
                </w:rPr>
                <w:delText>2</w:delText>
              </w:r>
            </w:del>
            <w:del w:id="1232" w:author="Shrikanth" w:date="2014-08-27T17:55:00Z">
              <w:r w:rsidDel="00CF4998">
                <w:rPr>
                  <w:rFonts w:ascii="Calibri" w:eastAsia="Times New Roman" w:hAnsi="Calibri" w:cs="Times New Roman"/>
                  <w:color w:val="000000"/>
                </w:rPr>
                <w:delText>:</w:delText>
              </w:r>
            </w:del>
            <w:del w:id="1233" w:author="Shrikanth" w:date="2014-08-09T20:08:00Z">
              <w:r w:rsidDel="001B3546">
                <w:rPr>
                  <w:rFonts w:ascii="Calibri" w:eastAsia="Times New Roman" w:hAnsi="Calibri" w:cs="Times New Roman"/>
                  <w:color w:val="000000"/>
                </w:rPr>
                <w:delText>55</w:delText>
              </w:r>
            </w:del>
          </w:p>
        </w:tc>
      </w:tr>
      <w:tr w:rsidR="00925D10" w:rsidRPr="002B7F3B" w:rsidDel="00CF4998" w14:paraId="3C172796" w14:textId="14D64DDA" w:rsidTr="009E5910">
        <w:trPr>
          <w:cnfStyle w:val="000000100000" w:firstRow="0" w:lastRow="0" w:firstColumn="0" w:lastColumn="0" w:oddVBand="0" w:evenVBand="0" w:oddHBand="1" w:evenHBand="0" w:firstRowFirstColumn="0" w:firstRowLastColumn="0" w:lastRowFirstColumn="0" w:lastRowLastColumn="0"/>
          <w:trHeight w:val="600"/>
          <w:del w:id="1234"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tcBorders>
              <w:left w:val="none" w:sz="0" w:space="0" w:color="auto"/>
              <w:right w:val="none" w:sz="0" w:space="0" w:color="auto"/>
            </w:tcBorders>
            <w:noWrap/>
            <w:hideMark/>
          </w:tcPr>
          <w:p w14:paraId="381E09D8" w14:textId="42C1973E" w:rsidR="00925D10" w:rsidRPr="002B7F3B" w:rsidDel="00CF4998" w:rsidRDefault="00925D10" w:rsidP="00925D10">
            <w:pPr>
              <w:jc w:val="right"/>
              <w:rPr>
                <w:del w:id="1235" w:author="Shrikanth" w:date="2014-08-27T17:55:00Z"/>
                <w:rFonts w:ascii="Calibri" w:eastAsia="Times New Roman" w:hAnsi="Calibri" w:cs="Times New Roman"/>
                <w:color w:val="000000"/>
              </w:rPr>
            </w:pPr>
            <w:del w:id="1236" w:author="Shrikanth" w:date="2014-08-27T17:55:00Z">
              <w:r w:rsidRPr="002B7F3B" w:rsidDel="00CF4998">
                <w:rPr>
                  <w:rFonts w:ascii="Calibri" w:eastAsia="Times New Roman" w:hAnsi="Calibri" w:cs="Times New Roman"/>
                  <w:color w:val="000000"/>
                </w:rPr>
                <w:delText>8</w:delText>
              </w:r>
            </w:del>
          </w:p>
        </w:tc>
        <w:tc>
          <w:tcPr>
            <w:tcW w:w="4540" w:type="dxa"/>
            <w:tcBorders>
              <w:left w:val="none" w:sz="0" w:space="0" w:color="auto"/>
              <w:right w:val="none" w:sz="0" w:space="0" w:color="auto"/>
            </w:tcBorders>
            <w:hideMark/>
          </w:tcPr>
          <w:p w14:paraId="736C6C25" w14:textId="17D3F493"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1237" w:author="Shrikanth" w:date="2014-08-27T17:55:00Z"/>
                <w:rFonts w:ascii="Calibri" w:eastAsia="Times New Roman" w:hAnsi="Calibri" w:cs="Times New Roman"/>
                <w:color w:val="000000"/>
              </w:rPr>
            </w:pPr>
            <w:del w:id="1238" w:author="Shrikanth" w:date="2014-08-27T17:55:00Z">
              <w:r w:rsidRPr="002B7F3B" w:rsidDel="00CF4998">
                <w:rPr>
                  <w:rFonts w:ascii="Calibri" w:eastAsia="Times New Roman" w:hAnsi="Calibri" w:cs="Times New Roman"/>
                  <w:color w:val="000000"/>
                </w:rPr>
                <w:delText>Add vLookUp formulae in the AccelerometerData worksheet for Accuracy</w:delText>
              </w:r>
            </w:del>
          </w:p>
        </w:tc>
        <w:tc>
          <w:tcPr>
            <w:tcW w:w="1120" w:type="dxa"/>
            <w:tcBorders>
              <w:left w:val="none" w:sz="0" w:space="0" w:color="auto"/>
              <w:right w:val="none" w:sz="0" w:space="0" w:color="auto"/>
            </w:tcBorders>
            <w:noWrap/>
            <w:hideMark/>
          </w:tcPr>
          <w:p w14:paraId="217DCEFD" w14:textId="5E9725A3" w:rsidR="00925D10" w:rsidRPr="002B7F3B" w:rsidDel="00CF4998" w:rsidRDefault="00A175AB" w:rsidP="00925D10">
            <w:pPr>
              <w:jc w:val="right"/>
              <w:cnfStyle w:val="000000100000" w:firstRow="0" w:lastRow="0" w:firstColumn="0" w:lastColumn="0" w:oddVBand="0" w:evenVBand="0" w:oddHBand="1" w:evenHBand="0" w:firstRowFirstColumn="0" w:firstRowLastColumn="0" w:lastRowFirstColumn="0" w:lastRowLastColumn="0"/>
              <w:rPr>
                <w:del w:id="1239" w:author="Shrikanth" w:date="2014-08-27T17:55:00Z"/>
                <w:rFonts w:ascii="Calibri" w:eastAsia="Times New Roman" w:hAnsi="Calibri" w:cs="Times New Roman"/>
                <w:color w:val="000000"/>
              </w:rPr>
            </w:pPr>
            <w:del w:id="1240" w:author="Shrikanth" w:date="2014-08-09T20:09:00Z">
              <w:r w:rsidDel="00721999">
                <w:rPr>
                  <w:rFonts w:ascii="Calibri" w:eastAsia="Times New Roman" w:hAnsi="Calibri" w:cs="Times New Roman"/>
                  <w:color w:val="000000"/>
                </w:rPr>
                <w:delText>23</w:delText>
              </w:r>
            </w:del>
          </w:p>
        </w:tc>
        <w:tc>
          <w:tcPr>
            <w:tcW w:w="1780" w:type="dxa"/>
            <w:tcBorders>
              <w:left w:val="none" w:sz="0" w:space="0" w:color="auto"/>
              <w:right w:val="none" w:sz="0" w:space="0" w:color="auto"/>
            </w:tcBorders>
            <w:noWrap/>
            <w:hideMark/>
          </w:tcPr>
          <w:p w14:paraId="727A8A03" w14:textId="678BC337" w:rsidR="00925D10" w:rsidRPr="002B7F3B" w:rsidDel="00CF4998" w:rsidRDefault="00925D10" w:rsidP="00925D10">
            <w:pPr>
              <w:jc w:val="right"/>
              <w:cnfStyle w:val="000000100000" w:firstRow="0" w:lastRow="0" w:firstColumn="0" w:lastColumn="0" w:oddVBand="0" w:evenVBand="0" w:oddHBand="1" w:evenHBand="0" w:firstRowFirstColumn="0" w:firstRowLastColumn="0" w:lastRowFirstColumn="0" w:lastRowLastColumn="0"/>
              <w:rPr>
                <w:del w:id="1241" w:author="Shrikanth" w:date="2014-08-27T17:55:00Z"/>
                <w:rFonts w:ascii="Calibri" w:eastAsia="Times New Roman" w:hAnsi="Calibri" w:cs="Times New Roman"/>
                <w:color w:val="000000"/>
              </w:rPr>
            </w:pPr>
            <w:del w:id="1242" w:author="Shrikanth" w:date="2014-08-27T17:55:00Z">
              <w:r w:rsidRPr="002B7F3B" w:rsidDel="00CF4998">
                <w:rPr>
                  <w:rFonts w:ascii="Calibri" w:eastAsia="Times New Roman" w:hAnsi="Calibri" w:cs="Times New Roman"/>
                  <w:color w:val="000000"/>
                </w:rPr>
                <w:delText>0</w:delText>
              </w:r>
            </w:del>
          </w:p>
        </w:tc>
        <w:tc>
          <w:tcPr>
            <w:tcW w:w="1560" w:type="dxa"/>
            <w:tcBorders>
              <w:left w:val="none" w:sz="0" w:space="0" w:color="auto"/>
              <w:right w:val="none" w:sz="0" w:space="0" w:color="auto"/>
            </w:tcBorders>
            <w:noWrap/>
            <w:hideMark/>
          </w:tcPr>
          <w:p w14:paraId="620D8794" w14:textId="4AA7723C" w:rsidR="00925D10" w:rsidRPr="002B7F3B" w:rsidDel="00CF4998" w:rsidRDefault="00A175AB" w:rsidP="00721999">
            <w:pPr>
              <w:jc w:val="right"/>
              <w:cnfStyle w:val="000000100000" w:firstRow="0" w:lastRow="0" w:firstColumn="0" w:lastColumn="0" w:oddVBand="0" w:evenVBand="0" w:oddHBand="1" w:evenHBand="0" w:firstRowFirstColumn="0" w:firstRowLastColumn="0" w:lastRowFirstColumn="0" w:lastRowLastColumn="0"/>
              <w:rPr>
                <w:del w:id="1243" w:author="Shrikanth" w:date="2014-08-27T17:55:00Z"/>
                <w:rFonts w:ascii="Calibri" w:eastAsia="Times New Roman" w:hAnsi="Calibri" w:cs="Times New Roman"/>
                <w:color w:val="000000"/>
              </w:rPr>
            </w:pPr>
            <w:del w:id="1244" w:author="Shrikanth" w:date="2014-08-27T17:55:00Z">
              <w:r w:rsidDel="00CF4998">
                <w:rPr>
                  <w:rFonts w:ascii="Calibri" w:eastAsia="Times New Roman" w:hAnsi="Calibri" w:cs="Times New Roman"/>
                  <w:color w:val="000000"/>
                </w:rPr>
                <w:delText>3:</w:delText>
              </w:r>
            </w:del>
            <w:del w:id="1245" w:author="Shrikanth" w:date="2014-08-09T20:09:00Z">
              <w:r w:rsidDel="00721999">
                <w:rPr>
                  <w:rFonts w:ascii="Calibri" w:eastAsia="Times New Roman" w:hAnsi="Calibri" w:cs="Times New Roman"/>
                  <w:color w:val="000000"/>
                </w:rPr>
                <w:delText>18</w:delText>
              </w:r>
            </w:del>
          </w:p>
        </w:tc>
      </w:tr>
      <w:tr w:rsidR="00925D10" w:rsidRPr="002B7F3B" w:rsidDel="00CF4998" w14:paraId="166AF4A2" w14:textId="31CA3FEF" w:rsidTr="009E5910">
        <w:trPr>
          <w:trHeight w:val="600"/>
          <w:del w:id="1246"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noWrap/>
            <w:hideMark/>
          </w:tcPr>
          <w:p w14:paraId="5F5671C5" w14:textId="7C7566CE" w:rsidR="00925D10" w:rsidRPr="002B7F3B" w:rsidDel="00CF4998" w:rsidRDefault="00925D10" w:rsidP="00925D10">
            <w:pPr>
              <w:jc w:val="right"/>
              <w:rPr>
                <w:del w:id="1247" w:author="Shrikanth" w:date="2014-08-27T17:55:00Z"/>
                <w:rFonts w:ascii="Calibri" w:eastAsia="Times New Roman" w:hAnsi="Calibri" w:cs="Times New Roman"/>
                <w:color w:val="000000"/>
              </w:rPr>
            </w:pPr>
            <w:del w:id="1248" w:author="Shrikanth" w:date="2014-08-27T17:55:00Z">
              <w:r w:rsidRPr="002B7F3B" w:rsidDel="00CF4998">
                <w:rPr>
                  <w:rFonts w:ascii="Calibri" w:eastAsia="Times New Roman" w:hAnsi="Calibri" w:cs="Times New Roman"/>
                  <w:color w:val="000000"/>
                </w:rPr>
                <w:delText>9</w:delText>
              </w:r>
            </w:del>
          </w:p>
        </w:tc>
        <w:tc>
          <w:tcPr>
            <w:tcW w:w="4540" w:type="dxa"/>
            <w:hideMark/>
          </w:tcPr>
          <w:p w14:paraId="125768F6" w14:textId="5DF19AEB" w:rsidR="00925D10" w:rsidRPr="002B7F3B" w:rsidDel="00CF4998" w:rsidRDefault="00925D10" w:rsidP="00925D10">
            <w:pPr>
              <w:cnfStyle w:val="000000000000" w:firstRow="0" w:lastRow="0" w:firstColumn="0" w:lastColumn="0" w:oddVBand="0" w:evenVBand="0" w:oddHBand="0" w:evenHBand="0" w:firstRowFirstColumn="0" w:firstRowLastColumn="0" w:lastRowFirstColumn="0" w:lastRowLastColumn="0"/>
              <w:rPr>
                <w:del w:id="1249" w:author="Shrikanth" w:date="2014-08-27T17:55:00Z"/>
                <w:rFonts w:ascii="Calibri" w:eastAsia="Times New Roman" w:hAnsi="Calibri" w:cs="Times New Roman"/>
                <w:color w:val="000000"/>
              </w:rPr>
            </w:pPr>
            <w:del w:id="1250" w:author="Shrikanth" w:date="2014-08-27T17:55:00Z">
              <w:r w:rsidRPr="002B7F3B" w:rsidDel="00CF4998">
                <w:rPr>
                  <w:rFonts w:ascii="Calibri" w:eastAsia="Times New Roman" w:hAnsi="Calibri" w:cs="Times New Roman"/>
                  <w:color w:val="000000"/>
                </w:rPr>
                <w:delText>Apply filter to remove unmatched - NA rows after join</w:delText>
              </w:r>
              <w:r w:rsidR="00A175AB" w:rsidDel="00CF4998">
                <w:rPr>
                  <w:rFonts w:ascii="Calibri" w:eastAsia="Times New Roman" w:hAnsi="Calibri" w:cs="Times New Roman"/>
                  <w:color w:val="000000"/>
                </w:rPr>
                <w:delText xml:space="preserve"> and delete them.</w:delText>
              </w:r>
            </w:del>
          </w:p>
        </w:tc>
        <w:tc>
          <w:tcPr>
            <w:tcW w:w="1120" w:type="dxa"/>
            <w:noWrap/>
            <w:hideMark/>
          </w:tcPr>
          <w:p w14:paraId="3E626967" w14:textId="25FEFA15" w:rsidR="00925D10" w:rsidRPr="002B7F3B" w:rsidDel="00CF4998" w:rsidRDefault="00A175AB" w:rsidP="00925D10">
            <w:pPr>
              <w:jc w:val="right"/>
              <w:cnfStyle w:val="000000000000" w:firstRow="0" w:lastRow="0" w:firstColumn="0" w:lastColumn="0" w:oddVBand="0" w:evenVBand="0" w:oddHBand="0" w:evenHBand="0" w:firstRowFirstColumn="0" w:firstRowLastColumn="0" w:lastRowFirstColumn="0" w:lastRowLastColumn="0"/>
              <w:rPr>
                <w:del w:id="1251" w:author="Shrikanth" w:date="2014-08-27T17:55:00Z"/>
                <w:rFonts w:ascii="Calibri" w:eastAsia="Times New Roman" w:hAnsi="Calibri" w:cs="Times New Roman"/>
                <w:color w:val="000000"/>
              </w:rPr>
            </w:pPr>
            <w:del w:id="1252" w:author="Shrikanth" w:date="2014-08-09T20:11:00Z">
              <w:r w:rsidDel="00F30C60">
                <w:rPr>
                  <w:rFonts w:ascii="Calibri" w:eastAsia="Times New Roman" w:hAnsi="Calibri" w:cs="Times New Roman"/>
                  <w:color w:val="000000"/>
                </w:rPr>
                <w:delText>32</w:delText>
              </w:r>
            </w:del>
          </w:p>
        </w:tc>
        <w:tc>
          <w:tcPr>
            <w:tcW w:w="1780" w:type="dxa"/>
            <w:noWrap/>
            <w:hideMark/>
          </w:tcPr>
          <w:p w14:paraId="60726B8F" w14:textId="41CCCB06" w:rsidR="00925D10" w:rsidRPr="002B7F3B" w:rsidDel="00CF4998" w:rsidRDefault="00925D10" w:rsidP="00925D10">
            <w:pPr>
              <w:jc w:val="right"/>
              <w:cnfStyle w:val="000000000000" w:firstRow="0" w:lastRow="0" w:firstColumn="0" w:lastColumn="0" w:oddVBand="0" w:evenVBand="0" w:oddHBand="0" w:evenHBand="0" w:firstRowFirstColumn="0" w:firstRowLastColumn="0" w:lastRowFirstColumn="0" w:lastRowLastColumn="0"/>
              <w:rPr>
                <w:del w:id="1253" w:author="Shrikanth" w:date="2014-08-27T17:55:00Z"/>
                <w:rFonts w:ascii="Calibri" w:eastAsia="Times New Roman" w:hAnsi="Calibri" w:cs="Times New Roman"/>
                <w:color w:val="000000"/>
              </w:rPr>
            </w:pPr>
            <w:del w:id="1254" w:author="Shrikanth" w:date="2014-08-27T17:55:00Z">
              <w:r w:rsidRPr="002B7F3B" w:rsidDel="00CF4998">
                <w:rPr>
                  <w:rFonts w:ascii="Calibri" w:eastAsia="Times New Roman" w:hAnsi="Calibri" w:cs="Times New Roman"/>
                  <w:color w:val="000000"/>
                </w:rPr>
                <w:delText>0</w:delText>
              </w:r>
            </w:del>
          </w:p>
        </w:tc>
        <w:tc>
          <w:tcPr>
            <w:tcW w:w="1560" w:type="dxa"/>
            <w:noWrap/>
            <w:hideMark/>
          </w:tcPr>
          <w:p w14:paraId="2095304E" w14:textId="4D182181" w:rsidR="00925D10" w:rsidRPr="002B7F3B" w:rsidDel="00CF4998" w:rsidRDefault="00A175AB" w:rsidP="00721999">
            <w:pPr>
              <w:jc w:val="right"/>
              <w:cnfStyle w:val="000000000000" w:firstRow="0" w:lastRow="0" w:firstColumn="0" w:lastColumn="0" w:oddVBand="0" w:evenVBand="0" w:oddHBand="0" w:evenHBand="0" w:firstRowFirstColumn="0" w:firstRowLastColumn="0" w:lastRowFirstColumn="0" w:lastRowLastColumn="0"/>
              <w:rPr>
                <w:del w:id="1255" w:author="Shrikanth" w:date="2014-08-27T17:55:00Z"/>
                <w:rFonts w:ascii="Calibri" w:eastAsia="Times New Roman" w:hAnsi="Calibri" w:cs="Times New Roman"/>
                <w:color w:val="000000"/>
              </w:rPr>
            </w:pPr>
            <w:del w:id="1256" w:author="Shrikanth" w:date="2014-08-09T20:11:00Z">
              <w:r w:rsidDel="00721999">
                <w:rPr>
                  <w:rFonts w:ascii="Calibri" w:eastAsia="Times New Roman" w:hAnsi="Calibri" w:cs="Times New Roman"/>
                  <w:color w:val="000000"/>
                </w:rPr>
                <w:delText>3</w:delText>
              </w:r>
            </w:del>
            <w:del w:id="1257" w:author="Shrikanth" w:date="2014-08-09T20:10:00Z">
              <w:r w:rsidDel="00721999">
                <w:rPr>
                  <w:rFonts w:ascii="Calibri" w:eastAsia="Times New Roman" w:hAnsi="Calibri" w:cs="Times New Roman"/>
                  <w:color w:val="000000"/>
                </w:rPr>
                <w:delText>:50</w:delText>
              </w:r>
            </w:del>
          </w:p>
        </w:tc>
      </w:tr>
      <w:tr w:rsidR="00925D10" w:rsidRPr="002B7F3B" w:rsidDel="00CF4998" w14:paraId="08EB7B37" w14:textId="2712F354" w:rsidTr="009E5910">
        <w:trPr>
          <w:cnfStyle w:val="000000100000" w:firstRow="0" w:lastRow="0" w:firstColumn="0" w:lastColumn="0" w:oddVBand="0" w:evenVBand="0" w:oddHBand="1" w:evenHBand="0" w:firstRowFirstColumn="0" w:firstRowLastColumn="0" w:lastRowFirstColumn="0" w:lastRowLastColumn="0"/>
          <w:trHeight w:val="600"/>
          <w:del w:id="1258"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tcBorders>
              <w:left w:val="none" w:sz="0" w:space="0" w:color="auto"/>
              <w:right w:val="none" w:sz="0" w:space="0" w:color="auto"/>
            </w:tcBorders>
            <w:noWrap/>
            <w:hideMark/>
          </w:tcPr>
          <w:p w14:paraId="2037AB98" w14:textId="37038725" w:rsidR="00925D10" w:rsidRPr="002B7F3B" w:rsidDel="00CF4998" w:rsidRDefault="00925D10" w:rsidP="00925D10">
            <w:pPr>
              <w:jc w:val="right"/>
              <w:rPr>
                <w:del w:id="1259" w:author="Shrikanth" w:date="2014-08-27T17:55:00Z"/>
                <w:rFonts w:ascii="Calibri" w:eastAsia="Times New Roman" w:hAnsi="Calibri" w:cs="Times New Roman"/>
                <w:color w:val="000000"/>
              </w:rPr>
            </w:pPr>
            <w:del w:id="1260" w:author="Shrikanth" w:date="2014-08-27T17:55:00Z">
              <w:r w:rsidRPr="002B7F3B" w:rsidDel="00CF4998">
                <w:rPr>
                  <w:rFonts w:ascii="Calibri" w:eastAsia="Times New Roman" w:hAnsi="Calibri" w:cs="Times New Roman"/>
                  <w:color w:val="000000"/>
                </w:rPr>
                <w:delText>10</w:delText>
              </w:r>
            </w:del>
          </w:p>
        </w:tc>
        <w:tc>
          <w:tcPr>
            <w:tcW w:w="4540" w:type="dxa"/>
            <w:tcBorders>
              <w:left w:val="none" w:sz="0" w:space="0" w:color="auto"/>
              <w:right w:val="none" w:sz="0" w:space="0" w:color="auto"/>
            </w:tcBorders>
            <w:hideMark/>
          </w:tcPr>
          <w:p w14:paraId="12BE974D" w14:textId="311D4CDD"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1261" w:author="Shrikanth" w:date="2014-08-27T17:55:00Z"/>
                <w:rFonts w:ascii="Calibri" w:eastAsia="Times New Roman" w:hAnsi="Calibri" w:cs="Times New Roman"/>
                <w:color w:val="000000"/>
              </w:rPr>
            </w:pPr>
            <w:del w:id="1262" w:author="Shrikanth" w:date="2014-08-27T17:55:00Z">
              <w:r w:rsidRPr="002B7F3B" w:rsidDel="00CF4998">
                <w:rPr>
                  <w:rFonts w:ascii="Calibri" w:eastAsia="Times New Roman" w:hAnsi="Calibri" w:cs="Times New Roman"/>
                  <w:color w:val="000000"/>
                </w:rPr>
                <w:delText>Save this accelerometer with dft data for input to labeling service</w:delText>
              </w:r>
            </w:del>
          </w:p>
        </w:tc>
        <w:tc>
          <w:tcPr>
            <w:tcW w:w="1120" w:type="dxa"/>
            <w:tcBorders>
              <w:left w:val="none" w:sz="0" w:space="0" w:color="auto"/>
              <w:right w:val="none" w:sz="0" w:space="0" w:color="auto"/>
            </w:tcBorders>
            <w:noWrap/>
            <w:hideMark/>
          </w:tcPr>
          <w:p w14:paraId="34BF177A" w14:textId="31D12B63" w:rsidR="00925D10" w:rsidRPr="002B7F3B" w:rsidDel="00CF4998" w:rsidRDefault="00A175AB" w:rsidP="00925D10">
            <w:pPr>
              <w:jc w:val="right"/>
              <w:cnfStyle w:val="000000100000" w:firstRow="0" w:lastRow="0" w:firstColumn="0" w:lastColumn="0" w:oddVBand="0" w:evenVBand="0" w:oddHBand="1" w:evenHBand="0" w:firstRowFirstColumn="0" w:firstRowLastColumn="0" w:lastRowFirstColumn="0" w:lastRowLastColumn="0"/>
              <w:rPr>
                <w:del w:id="1263" w:author="Shrikanth" w:date="2014-08-27T17:55:00Z"/>
                <w:rFonts w:ascii="Calibri" w:eastAsia="Times New Roman" w:hAnsi="Calibri" w:cs="Times New Roman"/>
                <w:color w:val="000000"/>
              </w:rPr>
            </w:pPr>
            <w:del w:id="1264" w:author="Shrikanth" w:date="2014-08-09T20:11:00Z">
              <w:r w:rsidDel="006624EF">
                <w:rPr>
                  <w:rFonts w:ascii="Calibri" w:eastAsia="Times New Roman" w:hAnsi="Calibri" w:cs="Times New Roman"/>
                  <w:color w:val="000000"/>
                </w:rPr>
                <w:delText>18</w:delText>
              </w:r>
            </w:del>
          </w:p>
        </w:tc>
        <w:tc>
          <w:tcPr>
            <w:tcW w:w="1780" w:type="dxa"/>
            <w:tcBorders>
              <w:left w:val="none" w:sz="0" w:space="0" w:color="auto"/>
              <w:right w:val="none" w:sz="0" w:space="0" w:color="auto"/>
            </w:tcBorders>
            <w:noWrap/>
            <w:hideMark/>
          </w:tcPr>
          <w:p w14:paraId="21F46722" w14:textId="407A3687" w:rsidR="00925D10" w:rsidRPr="002B7F3B" w:rsidDel="00CF4998" w:rsidRDefault="00925D10" w:rsidP="00925D10">
            <w:pPr>
              <w:jc w:val="right"/>
              <w:cnfStyle w:val="000000100000" w:firstRow="0" w:lastRow="0" w:firstColumn="0" w:lastColumn="0" w:oddVBand="0" w:evenVBand="0" w:oddHBand="1" w:evenHBand="0" w:firstRowFirstColumn="0" w:firstRowLastColumn="0" w:lastRowFirstColumn="0" w:lastRowLastColumn="0"/>
              <w:rPr>
                <w:del w:id="1265" w:author="Shrikanth" w:date="2014-08-27T17:55:00Z"/>
                <w:rFonts w:ascii="Calibri" w:eastAsia="Times New Roman" w:hAnsi="Calibri" w:cs="Times New Roman"/>
                <w:color w:val="000000"/>
              </w:rPr>
            </w:pPr>
            <w:del w:id="1266" w:author="Shrikanth" w:date="2014-08-27T17:55:00Z">
              <w:r w:rsidRPr="002B7F3B" w:rsidDel="00CF4998">
                <w:rPr>
                  <w:rFonts w:ascii="Calibri" w:eastAsia="Times New Roman" w:hAnsi="Calibri" w:cs="Times New Roman"/>
                  <w:color w:val="000000"/>
                </w:rPr>
                <w:delText>0</w:delText>
              </w:r>
            </w:del>
          </w:p>
        </w:tc>
        <w:tc>
          <w:tcPr>
            <w:tcW w:w="1560" w:type="dxa"/>
            <w:tcBorders>
              <w:left w:val="none" w:sz="0" w:space="0" w:color="auto"/>
              <w:right w:val="none" w:sz="0" w:space="0" w:color="auto"/>
            </w:tcBorders>
            <w:noWrap/>
            <w:hideMark/>
          </w:tcPr>
          <w:p w14:paraId="38254597" w14:textId="155633EE" w:rsidR="00925D10" w:rsidRPr="002B7F3B" w:rsidDel="00CF4998" w:rsidRDefault="00A175AB" w:rsidP="006624EF">
            <w:pPr>
              <w:jc w:val="right"/>
              <w:cnfStyle w:val="000000100000" w:firstRow="0" w:lastRow="0" w:firstColumn="0" w:lastColumn="0" w:oddVBand="0" w:evenVBand="0" w:oddHBand="1" w:evenHBand="0" w:firstRowFirstColumn="0" w:firstRowLastColumn="0" w:lastRowFirstColumn="0" w:lastRowLastColumn="0"/>
              <w:rPr>
                <w:del w:id="1267" w:author="Shrikanth" w:date="2014-08-27T17:55:00Z"/>
                <w:rFonts w:ascii="Calibri" w:eastAsia="Times New Roman" w:hAnsi="Calibri" w:cs="Times New Roman"/>
                <w:color w:val="000000"/>
              </w:rPr>
            </w:pPr>
            <w:del w:id="1268" w:author="Shrikanth" w:date="2014-08-27T17:55:00Z">
              <w:r w:rsidDel="00CF4998">
                <w:rPr>
                  <w:rFonts w:ascii="Calibri" w:eastAsia="Times New Roman" w:hAnsi="Calibri" w:cs="Times New Roman"/>
                  <w:color w:val="000000"/>
                </w:rPr>
                <w:delText>4:</w:delText>
              </w:r>
            </w:del>
            <w:del w:id="1269" w:author="Shrikanth" w:date="2014-08-09T20:11:00Z">
              <w:r w:rsidDel="006624EF">
                <w:rPr>
                  <w:rFonts w:ascii="Calibri" w:eastAsia="Times New Roman" w:hAnsi="Calibri" w:cs="Times New Roman"/>
                  <w:color w:val="000000"/>
                </w:rPr>
                <w:delText>08</w:delText>
              </w:r>
            </w:del>
          </w:p>
        </w:tc>
      </w:tr>
      <w:tr w:rsidR="00925D10" w:rsidRPr="002B7F3B" w:rsidDel="00CF4998" w14:paraId="11F92ACD" w14:textId="384BF868" w:rsidTr="000425BD">
        <w:trPr>
          <w:trHeight w:val="600"/>
          <w:del w:id="1270"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tcBorders>
              <w:bottom w:val="single" w:sz="8" w:space="0" w:color="4F81BD" w:themeColor="accent1"/>
            </w:tcBorders>
            <w:noWrap/>
            <w:hideMark/>
          </w:tcPr>
          <w:p w14:paraId="4CE299CA" w14:textId="1D0D9B09" w:rsidR="00925D10" w:rsidRPr="002B7F3B" w:rsidDel="00CF4998" w:rsidRDefault="00925D10" w:rsidP="00925D10">
            <w:pPr>
              <w:jc w:val="right"/>
              <w:rPr>
                <w:del w:id="1271" w:author="Shrikanth" w:date="2014-08-27T17:55:00Z"/>
                <w:rFonts w:ascii="Calibri" w:eastAsia="Times New Roman" w:hAnsi="Calibri" w:cs="Times New Roman"/>
                <w:color w:val="000000"/>
              </w:rPr>
            </w:pPr>
            <w:del w:id="1272" w:author="Shrikanth" w:date="2014-08-27T17:55:00Z">
              <w:r w:rsidRPr="002B7F3B" w:rsidDel="00CF4998">
                <w:rPr>
                  <w:rFonts w:ascii="Calibri" w:eastAsia="Times New Roman" w:hAnsi="Calibri" w:cs="Times New Roman"/>
                  <w:color w:val="000000"/>
                </w:rPr>
                <w:delText>11</w:delText>
              </w:r>
            </w:del>
          </w:p>
        </w:tc>
        <w:tc>
          <w:tcPr>
            <w:tcW w:w="4540" w:type="dxa"/>
            <w:tcBorders>
              <w:bottom w:val="single" w:sz="8" w:space="0" w:color="4F81BD" w:themeColor="accent1"/>
            </w:tcBorders>
            <w:hideMark/>
          </w:tcPr>
          <w:p w14:paraId="2C32A5B0" w14:textId="2E01609E" w:rsidR="00925D10" w:rsidRPr="002B7F3B" w:rsidDel="00CF4998" w:rsidRDefault="00925D10" w:rsidP="00925D10">
            <w:pPr>
              <w:cnfStyle w:val="000000000000" w:firstRow="0" w:lastRow="0" w:firstColumn="0" w:lastColumn="0" w:oddVBand="0" w:evenVBand="0" w:oddHBand="0" w:evenHBand="0" w:firstRowFirstColumn="0" w:firstRowLastColumn="0" w:lastRowFirstColumn="0" w:lastRowLastColumn="0"/>
              <w:rPr>
                <w:del w:id="1273" w:author="Shrikanth" w:date="2014-08-27T17:55:00Z"/>
                <w:rFonts w:ascii="Calibri" w:eastAsia="Times New Roman" w:hAnsi="Calibri" w:cs="Times New Roman"/>
                <w:color w:val="000000"/>
              </w:rPr>
            </w:pPr>
            <w:del w:id="1274" w:author="Shrikanth" w:date="2014-08-27T17:55:00Z">
              <w:r w:rsidRPr="002B7F3B" w:rsidDel="00CF4998">
                <w:rPr>
                  <w:rFonts w:ascii="Calibri" w:eastAsia="Times New Roman" w:hAnsi="Calibri" w:cs="Times New Roman"/>
                  <w:color w:val="000000"/>
                </w:rPr>
                <w:delText xml:space="preserve">Invoke the labeling service over the exported csv file </w:delText>
              </w:r>
            </w:del>
          </w:p>
        </w:tc>
        <w:tc>
          <w:tcPr>
            <w:tcW w:w="1120" w:type="dxa"/>
            <w:tcBorders>
              <w:bottom w:val="single" w:sz="8" w:space="0" w:color="4F81BD" w:themeColor="accent1"/>
            </w:tcBorders>
            <w:noWrap/>
            <w:hideMark/>
          </w:tcPr>
          <w:p w14:paraId="2E0B1978" w14:textId="24037BBC" w:rsidR="00925D10" w:rsidRPr="002B7F3B" w:rsidDel="00CF4998" w:rsidRDefault="00A175AB" w:rsidP="00925D10">
            <w:pPr>
              <w:jc w:val="right"/>
              <w:cnfStyle w:val="000000000000" w:firstRow="0" w:lastRow="0" w:firstColumn="0" w:lastColumn="0" w:oddVBand="0" w:evenVBand="0" w:oddHBand="0" w:evenHBand="0" w:firstRowFirstColumn="0" w:firstRowLastColumn="0" w:lastRowFirstColumn="0" w:lastRowLastColumn="0"/>
              <w:rPr>
                <w:del w:id="1275" w:author="Shrikanth" w:date="2014-08-27T17:55:00Z"/>
                <w:rFonts w:ascii="Calibri" w:eastAsia="Times New Roman" w:hAnsi="Calibri" w:cs="Times New Roman"/>
                <w:color w:val="000000"/>
              </w:rPr>
            </w:pPr>
            <w:del w:id="1276" w:author="Shrikanth" w:date="2014-08-09T20:12:00Z">
              <w:r w:rsidDel="004F27DE">
                <w:rPr>
                  <w:rFonts w:ascii="Calibri" w:eastAsia="Times New Roman" w:hAnsi="Calibri" w:cs="Times New Roman"/>
                  <w:color w:val="000000"/>
                </w:rPr>
                <w:delText>17</w:delText>
              </w:r>
            </w:del>
          </w:p>
        </w:tc>
        <w:tc>
          <w:tcPr>
            <w:tcW w:w="1780" w:type="dxa"/>
            <w:tcBorders>
              <w:bottom w:val="single" w:sz="8" w:space="0" w:color="4F81BD" w:themeColor="accent1"/>
            </w:tcBorders>
            <w:noWrap/>
            <w:hideMark/>
          </w:tcPr>
          <w:p w14:paraId="7ADCE3D6" w14:textId="34AE9B83" w:rsidR="00925D10" w:rsidRPr="002B7F3B" w:rsidDel="00CF4998" w:rsidRDefault="00925D10" w:rsidP="00925D10">
            <w:pPr>
              <w:jc w:val="right"/>
              <w:cnfStyle w:val="000000000000" w:firstRow="0" w:lastRow="0" w:firstColumn="0" w:lastColumn="0" w:oddVBand="0" w:evenVBand="0" w:oddHBand="0" w:evenHBand="0" w:firstRowFirstColumn="0" w:firstRowLastColumn="0" w:lastRowFirstColumn="0" w:lastRowLastColumn="0"/>
              <w:rPr>
                <w:del w:id="1277" w:author="Shrikanth" w:date="2014-08-27T17:55:00Z"/>
                <w:rFonts w:ascii="Calibri" w:eastAsia="Times New Roman" w:hAnsi="Calibri" w:cs="Times New Roman"/>
                <w:color w:val="000000"/>
              </w:rPr>
            </w:pPr>
            <w:del w:id="1278" w:author="Shrikanth" w:date="2014-08-27T17:55:00Z">
              <w:r w:rsidRPr="002B7F3B" w:rsidDel="00CF4998">
                <w:rPr>
                  <w:rFonts w:ascii="Calibri" w:eastAsia="Times New Roman" w:hAnsi="Calibri" w:cs="Times New Roman"/>
                  <w:color w:val="000000"/>
                </w:rPr>
                <w:delText>1</w:delText>
              </w:r>
            </w:del>
          </w:p>
        </w:tc>
        <w:tc>
          <w:tcPr>
            <w:tcW w:w="1560" w:type="dxa"/>
            <w:tcBorders>
              <w:bottom w:val="single" w:sz="8" w:space="0" w:color="4F81BD" w:themeColor="accent1"/>
            </w:tcBorders>
            <w:noWrap/>
            <w:hideMark/>
          </w:tcPr>
          <w:p w14:paraId="071D8161" w14:textId="10D78D14" w:rsidR="00925D10" w:rsidRPr="002B7F3B" w:rsidDel="00CF4998" w:rsidRDefault="00A175AB" w:rsidP="00925D10">
            <w:pPr>
              <w:jc w:val="right"/>
              <w:cnfStyle w:val="000000000000" w:firstRow="0" w:lastRow="0" w:firstColumn="0" w:lastColumn="0" w:oddVBand="0" w:evenVBand="0" w:oddHBand="0" w:evenHBand="0" w:firstRowFirstColumn="0" w:firstRowLastColumn="0" w:lastRowFirstColumn="0" w:lastRowLastColumn="0"/>
              <w:rPr>
                <w:del w:id="1279" w:author="Shrikanth" w:date="2014-08-27T17:55:00Z"/>
                <w:rFonts w:ascii="Calibri" w:eastAsia="Times New Roman" w:hAnsi="Calibri" w:cs="Times New Roman"/>
                <w:color w:val="000000"/>
              </w:rPr>
            </w:pPr>
            <w:del w:id="1280" w:author="Shrikanth" w:date="2014-08-09T20:12:00Z">
              <w:r w:rsidDel="00C77EC8">
                <w:rPr>
                  <w:rFonts w:ascii="Calibri" w:eastAsia="Times New Roman" w:hAnsi="Calibri" w:cs="Times New Roman"/>
                  <w:color w:val="000000"/>
                </w:rPr>
                <w:delText>4</w:delText>
              </w:r>
            </w:del>
            <w:del w:id="1281" w:author="Shrikanth" w:date="2014-08-27T17:55:00Z">
              <w:r w:rsidDel="00CF4998">
                <w:rPr>
                  <w:rFonts w:ascii="Calibri" w:eastAsia="Times New Roman" w:hAnsi="Calibri" w:cs="Times New Roman"/>
                  <w:color w:val="000000"/>
                </w:rPr>
                <w:delText>:</w:delText>
              </w:r>
            </w:del>
            <w:del w:id="1282" w:author="Shrikanth" w:date="2014-08-09T20:12:00Z">
              <w:r w:rsidDel="00C77EC8">
                <w:rPr>
                  <w:rFonts w:ascii="Calibri" w:eastAsia="Times New Roman" w:hAnsi="Calibri" w:cs="Times New Roman"/>
                  <w:color w:val="000000"/>
                </w:rPr>
                <w:delText>25</w:delText>
              </w:r>
            </w:del>
          </w:p>
        </w:tc>
      </w:tr>
      <w:tr w:rsidR="00925D10" w:rsidRPr="002B7F3B" w:rsidDel="00CF4998" w14:paraId="20997557" w14:textId="01B28B46" w:rsidTr="009E5910">
        <w:trPr>
          <w:cnfStyle w:val="000000100000" w:firstRow="0" w:lastRow="0" w:firstColumn="0" w:lastColumn="0" w:oddVBand="0" w:evenVBand="0" w:oddHBand="1" w:evenHBand="0" w:firstRowFirstColumn="0" w:firstRowLastColumn="0" w:lastRowFirstColumn="0" w:lastRowLastColumn="0"/>
          <w:trHeight w:val="300"/>
          <w:del w:id="1283"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tcBorders>
              <w:left w:val="none" w:sz="0" w:space="0" w:color="auto"/>
              <w:right w:val="none" w:sz="0" w:space="0" w:color="auto"/>
            </w:tcBorders>
            <w:noWrap/>
            <w:hideMark/>
          </w:tcPr>
          <w:p w14:paraId="1EEBB5AB" w14:textId="558573D7" w:rsidR="00925D10" w:rsidRPr="002B7F3B" w:rsidDel="00CF4998" w:rsidRDefault="00925D10" w:rsidP="00925D10">
            <w:pPr>
              <w:jc w:val="right"/>
              <w:rPr>
                <w:del w:id="1284" w:author="Shrikanth" w:date="2014-08-27T17:55:00Z"/>
                <w:rFonts w:ascii="Calibri" w:eastAsia="Times New Roman" w:hAnsi="Calibri" w:cs="Times New Roman"/>
                <w:color w:val="000000"/>
              </w:rPr>
            </w:pPr>
            <w:del w:id="1285" w:author="Shrikanth" w:date="2014-08-27T17:55:00Z">
              <w:r w:rsidRPr="002B7F3B" w:rsidDel="00CF4998">
                <w:rPr>
                  <w:rFonts w:ascii="Calibri" w:eastAsia="Times New Roman" w:hAnsi="Calibri" w:cs="Times New Roman"/>
                  <w:color w:val="000000"/>
                </w:rPr>
                <w:delText>12</w:delText>
              </w:r>
            </w:del>
          </w:p>
        </w:tc>
        <w:tc>
          <w:tcPr>
            <w:tcW w:w="4540" w:type="dxa"/>
            <w:tcBorders>
              <w:left w:val="none" w:sz="0" w:space="0" w:color="auto"/>
              <w:right w:val="none" w:sz="0" w:space="0" w:color="auto"/>
            </w:tcBorders>
            <w:hideMark/>
          </w:tcPr>
          <w:p w14:paraId="53A527A1" w14:textId="7BB9D293" w:rsidR="00925D10" w:rsidRPr="002B7F3B" w:rsidDel="00CF4998" w:rsidRDefault="00925D10" w:rsidP="00925D10">
            <w:pPr>
              <w:cnfStyle w:val="000000100000" w:firstRow="0" w:lastRow="0" w:firstColumn="0" w:lastColumn="0" w:oddVBand="0" w:evenVBand="0" w:oddHBand="1" w:evenHBand="0" w:firstRowFirstColumn="0" w:firstRowLastColumn="0" w:lastRowFirstColumn="0" w:lastRowLastColumn="0"/>
              <w:rPr>
                <w:del w:id="1286" w:author="Shrikanth" w:date="2014-08-27T17:55:00Z"/>
                <w:rFonts w:ascii="Calibri" w:eastAsia="Times New Roman" w:hAnsi="Calibri" w:cs="Times New Roman"/>
                <w:color w:val="000000"/>
              </w:rPr>
            </w:pPr>
            <w:del w:id="1287" w:author="Shrikanth" w:date="2014-08-27T17:55:00Z">
              <w:r w:rsidRPr="002B7F3B" w:rsidDel="00CF4998">
                <w:rPr>
                  <w:rFonts w:ascii="Calibri" w:eastAsia="Times New Roman" w:hAnsi="Calibri" w:cs="Times New Roman"/>
                  <w:color w:val="000000"/>
                </w:rPr>
                <w:delText>Filter data to remove NA columns</w:delText>
              </w:r>
            </w:del>
          </w:p>
        </w:tc>
        <w:tc>
          <w:tcPr>
            <w:tcW w:w="1120" w:type="dxa"/>
            <w:tcBorders>
              <w:left w:val="none" w:sz="0" w:space="0" w:color="auto"/>
              <w:right w:val="none" w:sz="0" w:space="0" w:color="auto"/>
            </w:tcBorders>
            <w:noWrap/>
            <w:hideMark/>
          </w:tcPr>
          <w:p w14:paraId="01EE2269" w14:textId="29176440" w:rsidR="00925D10" w:rsidRPr="002B7F3B" w:rsidDel="00CF4998" w:rsidRDefault="00A175AB" w:rsidP="00925D10">
            <w:pPr>
              <w:jc w:val="right"/>
              <w:cnfStyle w:val="000000100000" w:firstRow="0" w:lastRow="0" w:firstColumn="0" w:lastColumn="0" w:oddVBand="0" w:evenVBand="0" w:oddHBand="1" w:evenHBand="0" w:firstRowFirstColumn="0" w:firstRowLastColumn="0" w:lastRowFirstColumn="0" w:lastRowLastColumn="0"/>
              <w:rPr>
                <w:del w:id="1288" w:author="Shrikanth" w:date="2014-08-27T17:55:00Z"/>
                <w:rFonts w:ascii="Calibri" w:eastAsia="Times New Roman" w:hAnsi="Calibri" w:cs="Times New Roman"/>
                <w:color w:val="000000"/>
              </w:rPr>
            </w:pPr>
            <w:del w:id="1289" w:author="Shrikanth" w:date="2014-08-09T20:13:00Z">
              <w:r w:rsidDel="00103E9A">
                <w:rPr>
                  <w:rFonts w:ascii="Calibri" w:eastAsia="Times New Roman" w:hAnsi="Calibri" w:cs="Times New Roman"/>
                  <w:color w:val="000000"/>
                </w:rPr>
                <w:delText>25</w:delText>
              </w:r>
            </w:del>
          </w:p>
        </w:tc>
        <w:tc>
          <w:tcPr>
            <w:tcW w:w="1780" w:type="dxa"/>
            <w:tcBorders>
              <w:left w:val="none" w:sz="0" w:space="0" w:color="auto"/>
              <w:right w:val="none" w:sz="0" w:space="0" w:color="auto"/>
            </w:tcBorders>
            <w:noWrap/>
            <w:hideMark/>
          </w:tcPr>
          <w:p w14:paraId="27AABE3C" w14:textId="016DC6F7" w:rsidR="00925D10" w:rsidRPr="002B7F3B" w:rsidDel="00CF4998" w:rsidRDefault="00925D10" w:rsidP="00925D10">
            <w:pPr>
              <w:jc w:val="right"/>
              <w:cnfStyle w:val="000000100000" w:firstRow="0" w:lastRow="0" w:firstColumn="0" w:lastColumn="0" w:oddVBand="0" w:evenVBand="0" w:oddHBand="1" w:evenHBand="0" w:firstRowFirstColumn="0" w:firstRowLastColumn="0" w:lastRowFirstColumn="0" w:lastRowLastColumn="0"/>
              <w:rPr>
                <w:del w:id="1290" w:author="Shrikanth" w:date="2014-08-27T17:55:00Z"/>
                <w:rFonts w:ascii="Calibri" w:eastAsia="Times New Roman" w:hAnsi="Calibri" w:cs="Times New Roman"/>
                <w:color w:val="000000"/>
              </w:rPr>
            </w:pPr>
            <w:del w:id="1291" w:author="Shrikanth" w:date="2014-08-27T17:55:00Z">
              <w:r w:rsidRPr="002B7F3B" w:rsidDel="00CF4998">
                <w:rPr>
                  <w:rFonts w:ascii="Calibri" w:eastAsia="Times New Roman" w:hAnsi="Calibri" w:cs="Times New Roman"/>
                  <w:color w:val="000000"/>
                </w:rPr>
                <w:delText>0</w:delText>
              </w:r>
            </w:del>
          </w:p>
        </w:tc>
        <w:tc>
          <w:tcPr>
            <w:tcW w:w="1560" w:type="dxa"/>
            <w:tcBorders>
              <w:left w:val="none" w:sz="0" w:space="0" w:color="auto"/>
              <w:right w:val="none" w:sz="0" w:space="0" w:color="auto"/>
            </w:tcBorders>
            <w:noWrap/>
            <w:hideMark/>
          </w:tcPr>
          <w:p w14:paraId="5C50BE18" w14:textId="730E2BC8" w:rsidR="00925D10" w:rsidRPr="002B7F3B" w:rsidDel="00CF4998" w:rsidRDefault="00A175AB" w:rsidP="00925D10">
            <w:pPr>
              <w:jc w:val="right"/>
              <w:cnfStyle w:val="000000100000" w:firstRow="0" w:lastRow="0" w:firstColumn="0" w:lastColumn="0" w:oddVBand="0" w:evenVBand="0" w:oddHBand="1" w:evenHBand="0" w:firstRowFirstColumn="0" w:firstRowLastColumn="0" w:lastRowFirstColumn="0" w:lastRowLastColumn="0"/>
              <w:rPr>
                <w:del w:id="1292" w:author="Shrikanth" w:date="2014-08-27T17:55:00Z"/>
                <w:rFonts w:ascii="Calibri" w:eastAsia="Times New Roman" w:hAnsi="Calibri" w:cs="Times New Roman"/>
                <w:color w:val="000000"/>
              </w:rPr>
            </w:pPr>
            <w:del w:id="1293" w:author="Shrikanth" w:date="2014-08-09T20:13:00Z">
              <w:r w:rsidDel="00103E9A">
                <w:rPr>
                  <w:rFonts w:ascii="Calibri" w:eastAsia="Times New Roman" w:hAnsi="Calibri" w:cs="Times New Roman"/>
                  <w:color w:val="000000"/>
                </w:rPr>
                <w:delText>4</w:delText>
              </w:r>
            </w:del>
            <w:del w:id="1294" w:author="Shrikanth" w:date="2014-08-27T17:55:00Z">
              <w:r w:rsidDel="00CF4998">
                <w:rPr>
                  <w:rFonts w:ascii="Calibri" w:eastAsia="Times New Roman" w:hAnsi="Calibri" w:cs="Times New Roman"/>
                  <w:color w:val="000000"/>
                </w:rPr>
                <w:delText>:</w:delText>
              </w:r>
            </w:del>
            <w:del w:id="1295" w:author="Shrikanth" w:date="2014-08-09T20:13:00Z">
              <w:r w:rsidDel="00103E9A">
                <w:rPr>
                  <w:rFonts w:ascii="Calibri" w:eastAsia="Times New Roman" w:hAnsi="Calibri" w:cs="Times New Roman"/>
                  <w:color w:val="000000"/>
                </w:rPr>
                <w:delText>50</w:delText>
              </w:r>
            </w:del>
          </w:p>
        </w:tc>
      </w:tr>
      <w:tr w:rsidR="00925D10" w:rsidRPr="002B7F3B" w:rsidDel="00CF4998" w14:paraId="64D92175" w14:textId="481A7D9B" w:rsidTr="009E5910">
        <w:trPr>
          <w:trHeight w:val="300"/>
          <w:del w:id="1296"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noWrap/>
            <w:hideMark/>
          </w:tcPr>
          <w:p w14:paraId="3A373D2F" w14:textId="3995BA65" w:rsidR="00925D10" w:rsidRPr="002B7F3B" w:rsidDel="00CF4998" w:rsidRDefault="00925D10" w:rsidP="00925D10">
            <w:pPr>
              <w:jc w:val="right"/>
              <w:rPr>
                <w:del w:id="1297" w:author="Shrikanth" w:date="2014-08-27T17:55:00Z"/>
                <w:rFonts w:ascii="Calibri" w:eastAsia="Times New Roman" w:hAnsi="Calibri" w:cs="Times New Roman"/>
                <w:color w:val="000000"/>
              </w:rPr>
            </w:pPr>
            <w:del w:id="1298" w:author="Shrikanth" w:date="2014-08-27T17:55:00Z">
              <w:r w:rsidRPr="002B7F3B" w:rsidDel="00CF4998">
                <w:rPr>
                  <w:rFonts w:ascii="Calibri" w:eastAsia="Times New Roman" w:hAnsi="Calibri" w:cs="Times New Roman"/>
                  <w:color w:val="000000"/>
                </w:rPr>
                <w:delText>13</w:delText>
              </w:r>
            </w:del>
          </w:p>
        </w:tc>
        <w:tc>
          <w:tcPr>
            <w:tcW w:w="4540" w:type="dxa"/>
            <w:hideMark/>
          </w:tcPr>
          <w:p w14:paraId="7432FEDA" w14:textId="1E3EF3F0" w:rsidR="00925D10" w:rsidRPr="002B7F3B" w:rsidDel="00CF4998" w:rsidRDefault="001E4D79" w:rsidP="00BA5F85">
            <w:pPr>
              <w:cnfStyle w:val="000000000000" w:firstRow="0" w:lastRow="0" w:firstColumn="0" w:lastColumn="0" w:oddVBand="0" w:evenVBand="0" w:oddHBand="0" w:evenHBand="0" w:firstRowFirstColumn="0" w:firstRowLastColumn="0" w:lastRowFirstColumn="0" w:lastRowLastColumn="0"/>
              <w:rPr>
                <w:del w:id="1299" w:author="Shrikanth" w:date="2014-08-27T17:55:00Z"/>
                <w:rFonts w:ascii="Calibri" w:eastAsia="Times New Roman" w:hAnsi="Calibri" w:cs="Times New Roman"/>
                <w:color w:val="000000"/>
              </w:rPr>
            </w:pPr>
            <w:del w:id="1300" w:author="Shrikanth" w:date="2014-08-27T17:55:00Z">
              <w:r w:rsidDel="00CF4998">
                <w:rPr>
                  <w:rFonts w:ascii="Calibri" w:eastAsia="Times New Roman" w:hAnsi="Calibri" w:cs="Times New Roman"/>
                  <w:color w:val="000000"/>
                </w:rPr>
                <w:delText>Save the file as Processed</w:delText>
              </w:r>
              <w:r w:rsidR="00BA5F85" w:rsidDel="00CF4998">
                <w:rPr>
                  <w:rFonts w:ascii="Calibri" w:eastAsia="Times New Roman" w:hAnsi="Calibri" w:cs="Times New Roman"/>
                  <w:color w:val="000000"/>
                </w:rPr>
                <w:delText>Data</w:delText>
              </w:r>
              <w:r w:rsidDel="00CF4998">
                <w:rPr>
                  <w:rFonts w:ascii="Calibri" w:eastAsia="Times New Roman" w:hAnsi="Calibri" w:cs="Times New Roman"/>
                  <w:color w:val="000000"/>
                </w:rPr>
                <w:delText>[index].csv , index – to demote the file number</w:delText>
              </w:r>
            </w:del>
          </w:p>
        </w:tc>
        <w:tc>
          <w:tcPr>
            <w:tcW w:w="1120" w:type="dxa"/>
            <w:noWrap/>
            <w:hideMark/>
          </w:tcPr>
          <w:p w14:paraId="6367D5AC" w14:textId="3FB7E0D2" w:rsidR="00925D10" w:rsidRPr="002B7F3B" w:rsidDel="00CF4998" w:rsidRDefault="00DD1FD3" w:rsidP="00925D10">
            <w:pPr>
              <w:jc w:val="right"/>
              <w:cnfStyle w:val="000000000000" w:firstRow="0" w:lastRow="0" w:firstColumn="0" w:lastColumn="0" w:oddVBand="0" w:evenVBand="0" w:oddHBand="0" w:evenHBand="0" w:firstRowFirstColumn="0" w:firstRowLastColumn="0" w:lastRowFirstColumn="0" w:lastRowLastColumn="0"/>
              <w:rPr>
                <w:del w:id="1301" w:author="Shrikanth" w:date="2014-08-27T17:55:00Z"/>
                <w:rFonts w:ascii="Calibri" w:eastAsia="Times New Roman" w:hAnsi="Calibri" w:cs="Times New Roman"/>
                <w:color w:val="000000"/>
              </w:rPr>
            </w:pPr>
            <w:del w:id="1302" w:author="Shrikanth" w:date="2014-08-27T17:55:00Z">
              <w:r w:rsidDel="00CF4998">
                <w:rPr>
                  <w:rFonts w:ascii="Calibri" w:eastAsia="Times New Roman" w:hAnsi="Calibri" w:cs="Times New Roman"/>
                  <w:color w:val="000000"/>
                </w:rPr>
                <w:delText>6</w:delText>
              </w:r>
            </w:del>
          </w:p>
        </w:tc>
        <w:tc>
          <w:tcPr>
            <w:tcW w:w="1780" w:type="dxa"/>
            <w:noWrap/>
            <w:hideMark/>
          </w:tcPr>
          <w:p w14:paraId="217D17A7" w14:textId="0C38AA57" w:rsidR="00925D10" w:rsidRPr="002B7F3B" w:rsidDel="00CF4998" w:rsidRDefault="00925D10" w:rsidP="00925D10">
            <w:pPr>
              <w:jc w:val="right"/>
              <w:cnfStyle w:val="000000000000" w:firstRow="0" w:lastRow="0" w:firstColumn="0" w:lastColumn="0" w:oddVBand="0" w:evenVBand="0" w:oddHBand="0" w:evenHBand="0" w:firstRowFirstColumn="0" w:firstRowLastColumn="0" w:lastRowFirstColumn="0" w:lastRowLastColumn="0"/>
              <w:rPr>
                <w:del w:id="1303" w:author="Shrikanth" w:date="2014-08-27T17:55:00Z"/>
                <w:rFonts w:ascii="Calibri" w:eastAsia="Times New Roman" w:hAnsi="Calibri" w:cs="Times New Roman"/>
                <w:color w:val="000000"/>
              </w:rPr>
            </w:pPr>
            <w:del w:id="1304" w:author="Shrikanth" w:date="2014-08-27T17:55:00Z">
              <w:r w:rsidRPr="002B7F3B" w:rsidDel="00CF4998">
                <w:rPr>
                  <w:rFonts w:ascii="Calibri" w:eastAsia="Times New Roman" w:hAnsi="Calibri" w:cs="Times New Roman"/>
                  <w:color w:val="000000"/>
                </w:rPr>
                <w:delText>0</w:delText>
              </w:r>
            </w:del>
          </w:p>
        </w:tc>
        <w:tc>
          <w:tcPr>
            <w:tcW w:w="1560" w:type="dxa"/>
            <w:noWrap/>
            <w:hideMark/>
          </w:tcPr>
          <w:p w14:paraId="57013849" w14:textId="48D2552D" w:rsidR="00925D10" w:rsidRPr="00F24B85" w:rsidDel="00CF4998" w:rsidRDefault="00A175AB" w:rsidP="001E4E13">
            <w:pPr>
              <w:jc w:val="right"/>
              <w:cnfStyle w:val="000000000000" w:firstRow="0" w:lastRow="0" w:firstColumn="0" w:lastColumn="0" w:oddVBand="0" w:evenVBand="0" w:oddHBand="0" w:evenHBand="0" w:firstRowFirstColumn="0" w:firstRowLastColumn="0" w:lastRowFirstColumn="0" w:lastRowLastColumn="0"/>
              <w:rPr>
                <w:del w:id="1305" w:author="Shrikanth" w:date="2014-08-27T17:55:00Z"/>
                <w:rFonts w:ascii="Calibri" w:eastAsia="Times New Roman" w:hAnsi="Calibri" w:cs="Times New Roman"/>
                <w:bCs/>
                <w:color w:val="000000" w:themeColor="text1"/>
              </w:rPr>
            </w:pPr>
            <w:del w:id="1306" w:author="Shrikanth" w:date="2014-08-09T20:14:00Z">
              <w:r w:rsidDel="001E4E13">
                <w:rPr>
                  <w:rFonts w:ascii="Calibri" w:eastAsia="Times New Roman" w:hAnsi="Calibri" w:cs="Times New Roman"/>
                  <w:bCs/>
                  <w:color w:val="000000" w:themeColor="text1"/>
                </w:rPr>
                <w:delText>4</w:delText>
              </w:r>
            </w:del>
            <w:del w:id="1307" w:author="Shrikanth" w:date="2014-08-27T17:55:00Z">
              <w:r w:rsidDel="00CF4998">
                <w:rPr>
                  <w:rFonts w:ascii="Calibri" w:eastAsia="Times New Roman" w:hAnsi="Calibri" w:cs="Times New Roman"/>
                  <w:bCs/>
                  <w:color w:val="000000" w:themeColor="text1"/>
                </w:rPr>
                <w:delText>:</w:delText>
              </w:r>
            </w:del>
            <w:del w:id="1308" w:author="Shrikanth" w:date="2014-08-09T20:14:00Z">
              <w:r w:rsidDel="001E4E13">
                <w:rPr>
                  <w:rFonts w:ascii="Calibri" w:eastAsia="Times New Roman" w:hAnsi="Calibri" w:cs="Times New Roman"/>
                  <w:bCs/>
                  <w:color w:val="000000" w:themeColor="text1"/>
                </w:rPr>
                <w:delText>56</w:delText>
              </w:r>
            </w:del>
          </w:p>
        </w:tc>
      </w:tr>
      <w:tr w:rsidR="001E4D79" w:rsidRPr="002B7F3B" w:rsidDel="00CF4998" w14:paraId="66DC8AE3" w14:textId="052A6503" w:rsidTr="000425BD">
        <w:trPr>
          <w:cnfStyle w:val="000000100000" w:firstRow="0" w:lastRow="0" w:firstColumn="0" w:lastColumn="0" w:oddVBand="0" w:evenVBand="0" w:oddHBand="1" w:evenHBand="0" w:firstRowFirstColumn="0" w:firstRowLastColumn="0" w:lastRowFirstColumn="0" w:lastRowLastColumn="0"/>
          <w:trHeight w:val="300"/>
          <w:del w:id="1309" w:author="Shrikanth" w:date="2014-08-27T17:55:00Z"/>
        </w:trPr>
        <w:tc>
          <w:tcPr>
            <w:cnfStyle w:val="001000000000" w:firstRow="0" w:lastRow="0" w:firstColumn="1" w:lastColumn="0" w:oddVBand="0" w:evenVBand="0" w:oddHBand="0" w:evenHBand="0" w:firstRowFirstColumn="0" w:firstRowLastColumn="0" w:lastRowFirstColumn="0" w:lastRowLastColumn="0"/>
            <w:tcW w:w="820" w:type="dxa"/>
            <w:tcBorders>
              <w:left w:val="single" w:sz="8" w:space="0" w:color="4F81BD" w:themeColor="accent1"/>
              <w:right w:val="single" w:sz="8" w:space="0" w:color="4F81BD" w:themeColor="accent1"/>
            </w:tcBorders>
            <w:noWrap/>
          </w:tcPr>
          <w:p w14:paraId="0ECF139A" w14:textId="43208B1C" w:rsidR="001E4D79" w:rsidRPr="002B7F3B" w:rsidDel="00CF4998" w:rsidRDefault="001E4D79" w:rsidP="00925D10">
            <w:pPr>
              <w:jc w:val="right"/>
              <w:rPr>
                <w:del w:id="1310" w:author="Shrikanth" w:date="2014-08-27T17:55:00Z"/>
                <w:rFonts w:ascii="Calibri" w:eastAsia="Times New Roman" w:hAnsi="Calibri" w:cs="Times New Roman"/>
                <w:color w:val="000000"/>
              </w:rPr>
            </w:pPr>
            <w:del w:id="1311" w:author="Shrikanth" w:date="2014-08-27T17:55:00Z">
              <w:r w:rsidDel="00CF4998">
                <w:rPr>
                  <w:rFonts w:ascii="Calibri" w:eastAsia="Times New Roman" w:hAnsi="Calibri" w:cs="Times New Roman"/>
                  <w:color w:val="000000"/>
                </w:rPr>
                <w:delText>14</w:delText>
              </w:r>
            </w:del>
          </w:p>
        </w:tc>
        <w:tc>
          <w:tcPr>
            <w:tcW w:w="4540" w:type="dxa"/>
            <w:tcBorders>
              <w:left w:val="single" w:sz="8" w:space="0" w:color="4F81BD" w:themeColor="accent1"/>
              <w:right w:val="single" w:sz="8" w:space="0" w:color="4F81BD" w:themeColor="accent1"/>
            </w:tcBorders>
          </w:tcPr>
          <w:p w14:paraId="392FA967" w14:textId="52859580" w:rsidR="001E4D79" w:rsidDel="00CF4998" w:rsidRDefault="001E4D79" w:rsidP="001E4D79">
            <w:pPr>
              <w:cnfStyle w:val="000000100000" w:firstRow="0" w:lastRow="0" w:firstColumn="0" w:lastColumn="0" w:oddVBand="0" w:evenVBand="0" w:oddHBand="1" w:evenHBand="0" w:firstRowFirstColumn="0" w:firstRowLastColumn="0" w:lastRowFirstColumn="0" w:lastRowLastColumn="0"/>
              <w:rPr>
                <w:del w:id="1312" w:author="Shrikanth" w:date="2014-08-27T17:55:00Z"/>
                <w:rFonts w:ascii="Calibri" w:eastAsia="Times New Roman" w:hAnsi="Calibri" w:cs="Times New Roman"/>
                <w:color w:val="000000"/>
              </w:rPr>
            </w:pPr>
            <w:del w:id="1313" w:author="Shrikanth" w:date="2014-08-27T17:55:00Z">
              <w:r w:rsidDel="00CF4998">
                <w:rPr>
                  <w:rFonts w:ascii="Calibri" w:eastAsia="Times New Roman" w:hAnsi="Calibri" w:cs="Times New Roman"/>
                  <w:color w:val="000000"/>
                </w:rPr>
                <w:delText>Copy the ProcessedData file to the required location for SVM invocation</w:delText>
              </w:r>
            </w:del>
          </w:p>
        </w:tc>
        <w:tc>
          <w:tcPr>
            <w:tcW w:w="1120" w:type="dxa"/>
            <w:tcBorders>
              <w:left w:val="single" w:sz="8" w:space="0" w:color="4F81BD" w:themeColor="accent1"/>
              <w:right w:val="single" w:sz="8" w:space="0" w:color="4F81BD" w:themeColor="accent1"/>
            </w:tcBorders>
            <w:noWrap/>
          </w:tcPr>
          <w:p w14:paraId="74829F91" w14:textId="4D0ED1EC" w:rsidR="001E4D79" w:rsidDel="00CF4998" w:rsidRDefault="00A175AB" w:rsidP="00925D10">
            <w:pPr>
              <w:jc w:val="right"/>
              <w:cnfStyle w:val="000000100000" w:firstRow="0" w:lastRow="0" w:firstColumn="0" w:lastColumn="0" w:oddVBand="0" w:evenVBand="0" w:oddHBand="1" w:evenHBand="0" w:firstRowFirstColumn="0" w:firstRowLastColumn="0" w:lastRowFirstColumn="0" w:lastRowLastColumn="0"/>
              <w:rPr>
                <w:del w:id="1314" w:author="Shrikanth" w:date="2014-08-27T17:55:00Z"/>
                <w:rFonts w:ascii="Calibri" w:eastAsia="Times New Roman" w:hAnsi="Calibri" w:cs="Times New Roman"/>
                <w:color w:val="000000"/>
              </w:rPr>
            </w:pPr>
            <w:del w:id="1315" w:author="Shrikanth" w:date="2014-08-09T20:14:00Z">
              <w:r w:rsidDel="001E4E13">
                <w:rPr>
                  <w:rFonts w:ascii="Calibri" w:eastAsia="Times New Roman" w:hAnsi="Calibri" w:cs="Times New Roman"/>
                  <w:color w:val="000000"/>
                </w:rPr>
                <w:delText>22</w:delText>
              </w:r>
            </w:del>
          </w:p>
        </w:tc>
        <w:tc>
          <w:tcPr>
            <w:tcW w:w="1780" w:type="dxa"/>
            <w:tcBorders>
              <w:left w:val="single" w:sz="8" w:space="0" w:color="4F81BD" w:themeColor="accent1"/>
              <w:right w:val="single" w:sz="8" w:space="0" w:color="4F81BD" w:themeColor="accent1"/>
            </w:tcBorders>
            <w:noWrap/>
          </w:tcPr>
          <w:p w14:paraId="523084FF" w14:textId="041EC8CF" w:rsidR="001E4D79" w:rsidRPr="002B7F3B" w:rsidDel="00CF4998" w:rsidRDefault="001E4D79" w:rsidP="00925D10">
            <w:pPr>
              <w:jc w:val="right"/>
              <w:cnfStyle w:val="000000100000" w:firstRow="0" w:lastRow="0" w:firstColumn="0" w:lastColumn="0" w:oddVBand="0" w:evenVBand="0" w:oddHBand="1" w:evenHBand="0" w:firstRowFirstColumn="0" w:firstRowLastColumn="0" w:lastRowFirstColumn="0" w:lastRowLastColumn="0"/>
              <w:rPr>
                <w:del w:id="1316" w:author="Shrikanth" w:date="2014-08-27T17:55:00Z"/>
                <w:rFonts w:ascii="Calibri" w:eastAsia="Times New Roman" w:hAnsi="Calibri" w:cs="Times New Roman"/>
                <w:color w:val="000000"/>
              </w:rPr>
            </w:pPr>
            <w:del w:id="1317" w:author="Shrikanth" w:date="2014-08-27T17:55:00Z">
              <w:r w:rsidDel="00CF4998">
                <w:rPr>
                  <w:rFonts w:ascii="Calibri" w:eastAsia="Times New Roman" w:hAnsi="Calibri" w:cs="Times New Roman"/>
                  <w:color w:val="000000"/>
                </w:rPr>
                <w:delText>0</w:delText>
              </w:r>
            </w:del>
          </w:p>
        </w:tc>
        <w:tc>
          <w:tcPr>
            <w:tcW w:w="1560" w:type="dxa"/>
            <w:tcBorders>
              <w:left w:val="single" w:sz="8" w:space="0" w:color="4F81BD" w:themeColor="accent1"/>
              <w:right w:val="single" w:sz="8" w:space="0" w:color="4F81BD" w:themeColor="accent1"/>
            </w:tcBorders>
            <w:noWrap/>
          </w:tcPr>
          <w:p w14:paraId="2A6B0647" w14:textId="5DDD12E3" w:rsidR="001E4D79" w:rsidRPr="00F24B85" w:rsidDel="00CF4998" w:rsidRDefault="00A175AB" w:rsidP="001E4E13">
            <w:pPr>
              <w:jc w:val="right"/>
              <w:cnfStyle w:val="000000100000" w:firstRow="0" w:lastRow="0" w:firstColumn="0" w:lastColumn="0" w:oddVBand="0" w:evenVBand="0" w:oddHBand="1" w:evenHBand="0" w:firstRowFirstColumn="0" w:firstRowLastColumn="0" w:lastRowFirstColumn="0" w:lastRowLastColumn="0"/>
              <w:rPr>
                <w:del w:id="1318" w:author="Shrikanth" w:date="2014-08-27T17:55:00Z"/>
                <w:rFonts w:ascii="Calibri" w:eastAsia="Times New Roman" w:hAnsi="Calibri" w:cs="Times New Roman"/>
                <w:bCs/>
                <w:color w:val="000000" w:themeColor="text1"/>
              </w:rPr>
            </w:pPr>
            <w:del w:id="1319" w:author="Shrikanth" w:date="2014-08-27T17:55:00Z">
              <w:r w:rsidDel="00CF4998">
                <w:rPr>
                  <w:rFonts w:ascii="Calibri" w:eastAsia="Times New Roman" w:hAnsi="Calibri" w:cs="Times New Roman"/>
                  <w:bCs/>
                  <w:color w:val="000000" w:themeColor="text1"/>
                </w:rPr>
                <w:delText>5:</w:delText>
              </w:r>
            </w:del>
            <w:del w:id="1320" w:author="Shrikanth" w:date="2014-08-09T20:14:00Z">
              <w:r w:rsidDel="001E4E13">
                <w:rPr>
                  <w:rFonts w:ascii="Calibri" w:eastAsia="Times New Roman" w:hAnsi="Calibri" w:cs="Times New Roman"/>
                  <w:bCs/>
                  <w:color w:val="000000" w:themeColor="text1"/>
                </w:rPr>
                <w:delText>18</w:delText>
              </w:r>
            </w:del>
          </w:p>
        </w:tc>
      </w:tr>
    </w:tbl>
    <w:p w14:paraId="63B72478" w14:textId="1AE91531" w:rsidR="004D5D5E" w:rsidRPr="004D5D5E" w:rsidDel="00CF4998" w:rsidRDefault="004D5D5E" w:rsidP="004D5D5E">
      <w:pPr>
        <w:rPr>
          <w:del w:id="1321" w:author="Shrikanth" w:date="2014-08-27T17:55:00Z"/>
          <w:i/>
        </w:rPr>
      </w:pPr>
      <w:del w:id="1322" w:author="Shrikanth" w:date="2014-08-27T17:55:00Z">
        <w:r w:rsidDel="00CF4998">
          <w:rPr>
            <w:i/>
          </w:rPr>
          <w:delText xml:space="preserve">* </w:delText>
        </w:r>
        <w:r w:rsidRPr="004D5D5E" w:rsidDel="00CF4998">
          <w:rPr>
            <w:i/>
          </w:rPr>
          <w:delText xml:space="preserve">The time for svm </w:delText>
        </w:r>
      </w:del>
      <w:ins w:id="1323" w:author="Yao-Yi Chiang" w:date="2014-08-10T10:20:00Z">
        <w:del w:id="1324" w:author="Shrikanth" w:date="2014-08-27T17:55:00Z">
          <w:r w:rsidR="005F4BEB" w:rsidDel="00CF4998">
            <w:rPr>
              <w:i/>
            </w:rPr>
            <w:delText>SVM</w:delText>
          </w:r>
          <w:r w:rsidR="005F4BEB" w:rsidRPr="004D5D5E" w:rsidDel="00CF4998">
            <w:rPr>
              <w:i/>
            </w:rPr>
            <w:delText xml:space="preserve"> </w:delText>
          </w:r>
        </w:del>
      </w:ins>
      <w:del w:id="1325" w:author="Shrikanth" w:date="2014-08-27T17:55:00Z">
        <w:r w:rsidRPr="004D5D5E" w:rsidDel="00CF4998">
          <w:rPr>
            <w:i/>
          </w:rPr>
          <w:delText>service invocation is noted in the evaluation table</w:delText>
        </w:r>
      </w:del>
    </w:p>
    <w:p w14:paraId="1BBDA5B6" w14:textId="7ADEAE5F" w:rsidR="008F20E7" w:rsidDel="00CF4998" w:rsidRDefault="008F20E7" w:rsidP="008F20E7">
      <w:pPr>
        <w:rPr>
          <w:del w:id="1326" w:author="Shrikanth" w:date="2014-08-27T17:55:00Z"/>
        </w:rPr>
      </w:pPr>
    </w:p>
    <w:p w14:paraId="348FAC53" w14:textId="77777777" w:rsidR="00D15B85" w:rsidDel="00981F71" w:rsidRDefault="00D15B85" w:rsidP="008F20E7">
      <w:pPr>
        <w:rPr>
          <w:del w:id="1327" w:author="Shrikanth" w:date="2014-08-09T17:49:00Z"/>
        </w:rPr>
      </w:pPr>
    </w:p>
    <w:p w14:paraId="173998BF" w14:textId="50321C96" w:rsidR="00A343EF" w:rsidDel="00981F71" w:rsidRDefault="005B7461" w:rsidP="005B7461">
      <w:pPr>
        <w:jc w:val="both"/>
        <w:rPr>
          <w:del w:id="1328" w:author="Shrikanth" w:date="2014-08-09T17:49:00Z"/>
        </w:rPr>
      </w:pPr>
      <w:del w:id="1329" w:author="Shrikanth" w:date="2014-08-09T17:49:00Z">
        <w:r w:rsidDel="00981F71">
          <w:delText>In order to demonstrate our purpose of using karma for saving time and effort, we performed two trials of processing the entire data</w:delText>
        </w:r>
        <w:r w:rsidR="00A343EF" w:rsidDel="00981F71">
          <w:delText xml:space="preserve"> set that we had collected. In this</w:delText>
        </w:r>
        <w:r w:rsidDel="00981F71">
          <w:delText xml:space="preserve"> scenario where we might receive data sets at regular intervals,</w:delText>
        </w:r>
        <w:r w:rsidR="00A343EF" w:rsidDel="00981F71">
          <w:delText xml:space="preserve"> say one per day,</w:delText>
        </w:r>
        <w:r w:rsidR="00927D9F" w:rsidDel="00981F71">
          <w:delText xml:space="preserve"> there is a need to process files as they arrive. K</w:delText>
        </w:r>
        <w:r w:rsidDel="00981F71">
          <w:delText xml:space="preserve">arma reduces the effort in </w:delText>
        </w:r>
        <w:r w:rsidR="00A343EF" w:rsidDel="00981F71">
          <w:delText xml:space="preserve">individually </w:delText>
        </w:r>
        <w:r w:rsidDel="00981F71">
          <w:delText xml:space="preserve">processing </w:delText>
        </w:r>
        <w:r w:rsidR="00927D9F" w:rsidDel="00981F71">
          <w:delText xml:space="preserve">these </w:delText>
        </w:r>
        <w:r w:rsidDel="00981F71">
          <w:delText>file</w:delText>
        </w:r>
        <w:r w:rsidR="00A343EF" w:rsidDel="00981F71">
          <w:delText>s</w:delText>
        </w:r>
        <w:r w:rsidDel="00981F71">
          <w:delText xml:space="preserve">. </w:delText>
        </w:r>
      </w:del>
    </w:p>
    <w:p w14:paraId="46E979A5" w14:textId="2D7F8534" w:rsidR="00A343EF" w:rsidDel="00981F71" w:rsidRDefault="00A343EF" w:rsidP="005B7461">
      <w:pPr>
        <w:jc w:val="both"/>
        <w:rPr>
          <w:del w:id="1330" w:author="Shrikanth" w:date="2014-08-09T17:49:00Z"/>
        </w:rPr>
      </w:pPr>
    </w:p>
    <w:p w14:paraId="3DE93443" w14:textId="376D2BE2" w:rsidR="00A343EF" w:rsidDel="00981F71" w:rsidRDefault="00A343EF" w:rsidP="005B7461">
      <w:pPr>
        <w:jc w:val="both"/>
        <w:rPr>
          <w:del w:id="1331" w:author="Shrikanth" w:date="2014-08-09T17:49:00Z"/>
        </w:rPr>
      </w:pPr>
      <w:del w:id="1332" w:author="Shrikanth" w:date="2014-08-09T17:49:00Z">
        <w:r w:rsidDel="00981F71">
          <w:delText>We perform</w:delText>
        </w:r>
        <w:r w:rsidR="005B7461" w:rsidDel="00981F71">
          <w:delText xml:space="preserve"> two trials </w:delText>
        </w:r>
      </w:del>
      <w:ins w:id="1333" w:author="Yao-Yi Chiang" w:date="2014-08-09T12:24:00Z">
        <w:del w:id="1334" w:author="Shrikanth" w:date="2014-08-09T17:49:00Z">
          <w:r w:rsidR="002C656A" w:rsidDel="00981F71">
            <w:delText xml:space="preserve">of </w:delText>
          </w:r>
        </w:del>
        <w:del w:id="1335" w:author="Shrikanth" w:date="2014-08-09T17:48:00Z">
          <w:r w:rsidR="002C656A" w:rsidDel="00981F71">
            <w:delText>(</w:delText>
          </w:r>
        </w:del>
        <w:del w:id="1336" w:author="Shrikanth" w:date="2014-08-09T17:49:00Z">
          <w:r w:rsidR="002C656A" w:rsidDel="00981F71">
            <w:delText>data preparation</w:delText>
          </w:r>
        </w:del>
        <w:del w:id="1337" w:author="Shrikanth" w:date="2014-08-09T17:48:00Z">
          <w:r w:rsidR="002C656A" w:rsidDel="00981F71">
            <w:delText>?)</w:delText>
          </w:r>
        </w:del>
        <w:del w:id="1338" w:author="Shrikanth" w:date="2014-08-09T17:49:00Z">
          <w:r w:rsidR="002C656A" w:rsidDel="00981F71">
            <w:delText xml:space="preserve"> </w:delText>
          </w:r>
        </w:del>
      </w:ins>
      <w:del w:id="1339" w:author="Shrikanth" w:date="2014-08-09T17:49:00Z">
        <w:r w:rsidR="005B7461" w:rsidDel="00981F71">
          <w:delText xml:space="preserve">on the data collected for 3 days i.e., we </w:delText>
        </w:r>
        <w:r w:rsidDel="00981F71">
          <w:delText>executed</w:delText>
        </w:r>
        <w:r w:rsidR="005B7461" w:rsidDel="00981F71">
          <w:delText xml:space="preserve"> the data processing task 6 times and noted the</w:delText>
        </w:r>
        <w:r w:rsidR="00766E96" w:rsidDel="00981F71">
          <w:delText>ir</w:delText>
        </w:r>
        <w:r w:rsidR="005B7461" w:rsidDel="00981F71">
          <w:delText xml:space="preserve"> timings.</w:delText>
        </w:r>
        <w:r w:rsidDel="00981F71">
          <w:delText xml:space="preserve"> Since the data collection in our experiment was manual, the user had to actively control the app to start and stop collecting data. The app was used in this way because the sensors consumed a lot of power leading to rapid battery drain. This made data collection in large quantities, difficult.</w:delText>
        </w:r>
      </w:del>
    </w:p>
    <w:p w14:paraId="6A0E11A6" w14:textId="4BD46DD8" w:rsidR="00A343EF" w:rsidDel="00CF4998" w:rsidRDefault="00A343EF" w:rsidP="005B7461">
      <w:pPr>
        <w:jc w:val="both"/>
        <w:rPr>
          <w:del w:id="1340" w:author="Shrikanth" w:date="2014-08-27T17:55:00Z"/>
        </w:rPr>
      </w:pPr>
    </w:p>
    <w:p w14:paraId="6F0B58D7" w14:textId="15A581BE" w:rsidR="005B7461" w:rsidDel="00CF4998" w:rsidRDefault="00A343EF" w:rsidP="005B7461">
      <w:pPr>
        <w:jc w:val="both"/>
        <w:rPr>
          <w:del w:id="1341" w:author="Shrikanth" w:date="2014-08-27T17:55:00Z"/>
        </w:rPr>
      </w:pPr>
      <w:del w:id="1342" w:author="Shrikanth" w:date="2014-08-27T17:55:00Z">
        <w:r w:rsidDel="00CF4998">
          <w:delText xml:space="preserve"> </w:delText>
        </w:r>
        <w:r w:rsidR="005B7461" w:rsidDel="00CF4998">
          <w:delText xml:space="preserve">It is observed that the time taken to complete the entire process reduces as the process starts to repeat for the preceding files. This is because the number of errors made by the user in using the tool reduces over time. But in a real world scenario, we may not receive all the files together, and hence the tendency of making errors does not reduce to a significant level. Also if </w:delText>
        </w:r>
        <w:r w:rsidR="00970DFE" w:rsidDel="00CF4998">
          <w:delText xml:space="preserve">many </w:delText>
        </w:r>
        <w:r w:rsidR="005B7461" w:rsidDel="00CF4998">
          <w:delText>user</w:delText>
        </w:r>
        <w:r w:rsidR="00970DFE" w:rsidDel="00CF4998">
          <w:delText>s</w:delText>
        </w:r>
        <w:r w:rsidR="00E51372" w:rsidDel="00CF4998">
          <w:delText xml:space="preserve"> are</w:delText>
        </w:r>
        <w:r w:rsidR="005B7461" w:rsidDel="00CF4998">
          <w:delText xml:space="preserve"> working on data preprocessing, then the process is more error prone </w:delText>
        </w:r>
        <w:r w:rsidR="00C43065" w:rsidDel="00CF4998">
          <w:delText xml:space="preserve">due to the varying </w:delText>
        </w:r>
        <w:r w:rsidR="005B7461" w:rsidDel="00CF4998">
          <w:delText>abilities of each user.</w:delText>
        </w:r>
      </w:del>
    </w:p>
    <w:p w14:paraId="1C8F25A6" w14:textId="096F0D53" w:rsidR="009B1CA8" w:rsidDel="00CF4998" w:rsidRDefault="009B1CA8">
      <w:pPr>
        <w:rPr>
          <w:del w:id="1343" w:author="Shrikanth" w:date="2014-08-27T17:55:00Z"/>
        </w:rPr>
        <w:pPrChange w:id="1344" w:author="Yao-Yi Chiang" w:date="2014-08-10T11:11:00Z">
          <w:pPr>
            <w:jc w:val="both"/>
          </w:pPr>
        </w:pPrChange>
      </w:pPr>
    </w:p>
    <w:p w14:paraId="55DB0824" w14:textId="045EDE95" w:rsidR="00B75790" w:rsidDel="00CF4998" w:rsidRDefault="00B75790" w:rsidP="00B75790">
      <w:pPr>
        <w:jc w:val="both"/>
        <w:rPr>
          <w:del w:id="1345" w:author="Shrikanth" w:date="2014-08-27T17:55:00Z"/>
        </w:rPr>
      </w:pPr>
    </w:p>
    <w:p w14:paraId="5123A95C" w14:textId="42D87804" w:rsidR="009B1CA8" w:rsidDel="00CF4998" w:rsidRDefault="009B1CA8" w:rsidP="009B1CA8">
      <w:pPr>
        <w:jc w:val="both"/>
        <w:rPr>
          <w:del w:id="1346" w:author="Shrikanth" w:date="2014-08-27T17:55:00Z"/>
          <w:b/>
        </w:rPr>
      </w:pPr>
      <w:del w:id="1347" w:author="Shrikanth" w:date="2014-08-27T17:55:00Z">
        <w:r w:rsidRPr="009B1CA8" w:rsidDel="00CF4998">
          <w:rPr>
            <w:b/>
          </w:rPr>
          <w:delText xml:space="preserve">Evaluation Criteria </w:delText>
        </w:r>
      </w:del>
    </w:p>
    <w:p w14:paraId="60251D64" w14:textId="399EB1B7" w:rsidR="009B1CA8" w:rsidDel="00CF4998" w:rsidRDefault="009B1CA8" w:rsidP="009B1CA8">
      <w:pPr>
        <w:jc w:val="both"/>
        <w:rPr>
          <w:del w:id="1348" w:author="Shrikanth" w:date="2014-08-27T17:55:00Z"/>
        </w:rPr>
      </w:pPr>
      <w:del w:id="1349" w:author="Shrikanth" w:date="2014-08-27T17:55:00Z">
        <w:r w:rsidDel="00CF4998">
          <w:delText>Our evaluation metric has two components –</w:delText>
        </w:r>
      </w:del>
      <w:ins w:id="1350" w:author="Yao-Yi Chiang" w:date="2014-08-10T11:20:00Z">
        <w:del w:id="1351" w:author="Shrikanth" w:date="2014-08-27T17:55:00Z">
          <w:r w:rsidR="00236B3D" w:rsidDel="00CF4998">
            <w:delText xml:space="preserve"> </w:delText>
          </w:r>
        </w:del>
      </w:ins>
      <w:del w:id="1352" w:author="Shrikanth" w:date="2014-08-27T17:55:00Z">
        <w:r w:rsidDel="00CF4998">
          <w:delText xml:space="preserve"> </w:delText>
        </w:r>
      </w:del>
      <w:ins w:id="1353" w:author="Yao-Yi Chiang" w:date="2014-08-10T11:20:00Z">
        <w:del w:id="1354" w:author="Shrikanth" w:date="2014-08-27T17:55:00Z">
          <w:r w:rsidR="00236B3D" w:rsidDel="00CF4998">
            <w:delText xml:space="preserve">efficiency and accuracy. The efficiency component includes </w:delText>
          </w:r>
        </w:del>
      </w:ins>
      <w:del w:id="1355" w:author="Shrikanth" w:date="2014-08-27T17:55:00Z">
        <w:r w:rsidDel="00CF4998">
          <w:delText xml:space="preserve">User </w:delText>
        </w:r>
      </w:del>
      <w:ins w:id="1356" w:author="Yao-Yi Chiang" w:date="2014-08-10T10:21:00Z">
        <w:del w:id="1357" w:author="Shrikanth" w:date="2014-08-27T17:55:00Z">
          <w:r w:rsidR="00F41332" w:rsidDel="00CF4998">
            <w:delText xml:space="preserve">user </w:delText>
          </w:r>
        </w:del>
      </w:ins>
      <w:del w:id="1358" w:author="Shrikanth" w:date="2014-08-27T17:55:00Z">
        <w:r w:rsidDel="00CF4998">
          <w:delText xml:space="preserve">interaction time and System </w:delText>
        </w:r>
      </w:del>
      <w:ins w:id="1359" w:author="Yao-Yi Chiang" w:date="2014-08-10T10:21:00Z">
        <w:del w:id="1360" w:author="Shrikanth" w:date="2014-08-27T17:55:00Z">
          <w:r w:rsidR="00F41332" w:rsidDel="00CF4998">
            <w:delText xml:space="preserve">system </w:delText>
          </w:r>
        </w:del>
      </w:ins>
      <w:del w:id="1361" w:author="Shrikanth" w:date="2014-08-27T17:55:00Z">
        <w:r w:rsidDel="00CF4998">
          <w:delText xml:space="preserve">processing time. The user interaction time accounts to the time taken by the user to complete a task using the interface of the tool, for example publishing RDF in karma </w:delText>
        </w:r>
      </w:del>
      <w:ins w:id="1362" w:author="Yao-Yi Chiang" w:date="2014-08-10T10:21:00Z">
        <w:del w:id="1363" w:author="Shrikanth" w:date="2014-08-27T17:55:00Z">
          <w:r w:rsidR="00F41332" w:rsidDel="00CF4998">
            <w:delText xml:space="preserve">Karma </w:delText>
          </w:r>
        </w:del>
      </w:ins>
      <w:del w:id="1364" w:author="Shrikanth" w:date="2014-08-27T17:55:00Z">
        <w:r w:rsidDel="00CF4998">
          <w:delText>or formatting column in excel</w:delText>
        </w:r>
      </w:del>
      <w:ins w:id="1365" w:author="Yao-Yi Chiang" w:date="2014-08-10T10:21:00Z">
        <w:del w:id="1366" w:author="Shrikanth" w:date="2014-08-27T17:55:00Z">
          <w:r w:rsidR="00F41332" w:rsidDel="00CF4998">
            <w:delText>Excel</w:delText>
          </w:r>
        </w:del>
      </w:ins>
      <w:del w:id="1367" w:author="Shrikanth" w:date="2014-08-27T17:55:00Z">
        <w:r w:rsidDel="00CF4998">
          <w:delText>. The system processing time is the time taken by the tool to complete the computation and render the results after the user has issued the command.</w:delText>
        </w:r>
      </w:del>
      <w:ins w:id="1368" w:author="Yao-Yi Chiang" w:date="2014-08-10T11:22:00Z">
        <w:del w:id="1369" w:author="Shrikanth" w:date="2014-08-27T17:55:00Z">
          <w:r w:rsidR="005642DF" w:rsidDel="00CF4998">
            <w:delText xml:space="preserve"> </w:delText>
          </w:r>
        </w:del>
      </w:ins>
    </w:p>
    <w:p w14:paraId="5698AB81" w14:textId="1814968B" w:rsidR="00A343EF" w:rsidDel="00CF4998" w:rsidRDefault="00A343EF" w:rsidP="009B1CA8">
      <w:pPr>
        <w:jc w:val="both"/>
        <w:rPr>
          <w:del w:id="1370" w:author="Shrikanth" w:date="2014-08-27T17:55:00Z"/>
        </w:rPr>
      </w:pPr>
    </w:p>
    <w:p w14:paraId="0AE55F8C" w14:textId="33645186" w:rsidR="009B1CA8" w:rsidDel="00CF4998" w:rsidRDefault="009B1CA8" w:rsidP="009B1CA8">
      <w:pPr>
        <w:jc w:val="both"/>
        <w:rPr>
          <w:del w:id="1371" w:author="Shrikanth" w:date="2014-08-27T17:55:00Z"/>
        </w:rPr>
      </w:pPr>
      <w:del w:id="1372" w:author="Shrikanth" w:date="2014-08-27T17:55:00Z">
        <w:r w:rsidDel="00CF4998">
          <w:delText>In this experiment</w:delText>
        </w:r>
      </w:del>
      <w:ins w:id="1373" w:author="Yao-Yi Chiang" w:date="2014-08-10T11:21:00Z">
        <w:del w:id="1374" w:author="Shrikanth" w:date="2014-08-27T17:55:00Z">
          <w:r w:rsidR="005642DF" w:rsidDel="00CF4998">
            <w:delText>In terms of accuracy</w:delText>
          </w:r>
        </w:del>
      </w:ins>
      <w:del w:id="1375" w:author="Shrikanth" w:date="2014-08-27T17:55:00Z">
        <w:r w:rsidDel="00CF4998">
          <w:delText>, we define accuracy as “Correct”</w:delText>
        </w:r>
      </w:del>
      <w:ins w:id="1376" w:author="Yao-Yi Chiang" w:date="2014-08-09T12:26:00Z">
        <w:del w:id="1377" w:author="Shrikanth" w:date="2014-08-27T17:55:00Z">
          <w:r w:rsidR="00126FCE" w:rsidDel="00CF4998">
            <w:delText>a correct data preparation task as</w:delText>
          </w:r>
        </w:del>
      </w:ins>
      <w:del w:id="1378" w:author="Shrikanth" w:date="2014-08-27T17:55:00Z">
        <w:r w:rsidDel="00CF4998">
          <w:delText xml:space="preserve"> if the user is able to process the data correctly and the resultant file can be used to invoke the SVM service</w:delText>
        </w:r>
      </w:del>
      <w:ins w:id="1379" w:author="Yao-Yi Chiang" w:date="2014-08-10T11:22:00Z">
        <w:del w:id="1380" w:author="Shrikanth" w:date="2014-08-27T17:55:00Z">
          <w:r w:rsidR="005642DF" w:rsidDel="00CF4998">
            <w:delText>.</w:delText>
          </w:r>
        </w:del>
      </w:ins>
      <w:del w:id="1381" w:author="Shrikanth" w:date="2014-08-27T17:55:00Z">
        <w:r w:rsidDel="00CF4998">
          <w:delText>. If the user make</w:delText>
        </w:r>
        <w:r w:rsidR="00F56B7B" w:rsidDel="00CF4998">
          <w:delText>s</w:delText>
        </w:r>
        <w:r w:rsidDel="00CF4998">
          <w:delText xml:space="preserve"> an error in processing a file, and the resultant file generated is incorrect then we mark it as “Incorrect”. We invoke the service after processing and merging all the data files. Another approach to evaluate the efficiency could be counting the number of steps in each approach. But since both the application are of different nature – Karma being a web application and Excel a native one, we cannot concretely define the number of steps for a particular task. Hence we use the time metric. </w:delText>
        </w:r>
      </w:del>
    </w:p>
    <w:p w14:paraId="39F84CA7" w14:textId="2A985F44" w:rsidR="00A343EF" w:rsidDel="00CF4998" w:rsidRDefault="00A343EF" w:rsidP="00022BBA">
      <w:pPr>
        <w:rPr>
          <w:del w:id="1382" w:author="Shrikanth" w:date="2014-08-27T17:55:00Z"/>
        </w:rPr>
      </w:pPr>
    </w:p>
    <w:p w14:paraId="6F03637C" w14:textId="328B8886" w:rsidR="00A343EF" w:rsidDel="00CF4998" w:rsidRDefault="00A343EF" w:rsidP="00022BBA">
      <w:pPr>
        <w:rPr>
          <w:del w:id="1383" w:author="Shrikanth" w:date="2014-08-27T17:55:00Z"/>
        </w:rPr>
      </w:pPr>
    </w:p>
    <w:p w14:paraId="0AB31150" w14:textId="2A1399BB" w:rsidR="005B7461" w:rsidRPr="00022BBA" w:rsidDel="00CF4998" w:rsidRDefault="006D5F45" w:rsidP="00022BBA">
      <w:pPr>
        <w:rPr>
          <w:del w:id="1384" w:author="Shrikanth" w:date="2014-08-27T17:55:00Z"/>
          <w:b/>
        </w:rPr>
      </w:pPr>
      <w:del w:id="1385" w:author="Shrikanth" w:date="2014-08-27T17:55:00Z">
        <w:r w:rsidDel="00CF4998">
          <w:rPr>
            <w:b/>
          </w:rPr>
          <w:delText xml:space="preserve">Experiment </w:delText>
        </w:r>
        <w:r w:rsidR="00A343EF" w:rsidDel="00CF4998">
          <w:rPr>
            <w:b/>
          </w:rPr>
          <w:delText>Results</w:delText>
        </w:r>
      </w:del>
    </w:p>
    <w:p w14:paraId="190E25BB" w14:textId="60455D84" w:rsidR="006F4978" w:rsidDel="00CF4998" w:rsidRDefault="00F56B7B" w:rsidP="006F4978">
      <w:pPr>
        <w:jc w:val="both"/>
        <w:rPr>
          <w:del w:id="1386" w:author="Shrikanth" w:date="2014-08-27T17:55:00Z"/>
        </w:rPr>
      </w:pPr>
      <w:del w:id="1387" w:author="Shrikanth" w:date="2014-08-27T17:55:00Z">
        <w:r w:rsidDel="00CF4998">
          <w:delText xml:space="preserve">The table below summarizes the timings for all the </w:delText>
        </w:r>
      </w:del>
      <w:ins w:id="1388" w:author="Yao-Yi Chiang" w:date="2014-08-10T11:22:00Z">
        <w:del w:id="1389" w:author="Shrikanth" w:date="2014-08-27T17:55:00Z">
          <w:r w:rsidR="00137210" w:rsidDel="00CF4998">
            <w:delText xml:space="preserve">three </w:delText>
          </w:r>
        </w:del>
      </w:ins>
      <w:del w:id="1390" w:author="Shrikanth" w:date="2014-08-27T17:55:00Z">
        <w:r w:rsidDel="00CF4998">
          <w:delText xml:space="preserve">trials and </w:delText>
        </w:r>
        <w:r w:rsidR="00DD7928" w:rsidDel="00CF4998">
          <w:delText>each data file</w:delText>
        </w:r>
        <w:r w:rsidR="00E728C1" w:rsidDel="00CF4998">
          <w:delText xml:space="preserve"> with</w:delText>
        </w:r>
        <w:r w:rsidR="00881B17" w:rsidDel="00CF4998">
          <w:delText>in</w:delText>
        </w:r>
        <w:r w:rsidR="00E728C1" w:rsidDel="00CF4998">
          <w:delText xml:space="preserve"> it</w:delText>
        </w:r>
        <w:r w:rsidDel="00CF4998">
          <w:delText xml:space="preserve">. </w:delText>
        </w:r>
        <w:r w:rsidR="00B75790" w:rsidDel="00CF4998">
          <w:delText>The user starts by processing the first accelerometer data set. After all the steps are performed, we save the processed file</w:delText>
        </w:r>
        <w:r w:rsidR="00881B17" w:rsidDel="00CF4998">
          <w:delText xml:space="preserve"> and invokes the svm service</w:delText>
        </w:r>
        <w:r w:rsidR="00B75790" w:rsidDel="00CF4998">
          <w:delText>. The user then picks the second accelerometer file and repeats the process.</w:delText>
        </w:r>
        <w:r w:rsidR="00881B17" w:rsidDel="00CF4998">
          <w:delText xml:space="preserve"> There are a number of observations that could </w:delText>
        </w:r>
      </w:del>
      <w:ins w:id="1391" w:author="Yao-Yi Chiang" w:date="2014-08-10T11:22:00Z">
        <w:del w:id="1392" w:author="Shrikanth" w:date="2014-08-27T17:55:00Z">
          <w:r w:rsidR="00137210" w:rsidDel="00CF4998">
            <w:delText xml:space="preserve">can </w:delText>
          </w:r>
        </w:del>
      </w:ins>
      <w:del w:id="1393" w:author="Shrikanth" w:date="2014-08-27T17:55:00Z">
        <w:r w:rsidR="00881B17" w:rsidDel="00CF4998">
          <w:delText>be drawn from the table. When using karma</w:delText>
        </w:r>
      </w:del>
      <w:ins w:id="1394" w:author="Yao-Yi Chiang" w:date="2014-08-10T10:22:00Z">
        <w:del w:id="1395" w:author="Shrikanth" w:date="2014-08-27T17:55:00Z">
          <w:r w:rsidR="00F41332" w:rsidDel="00CF4998">
            <w:delText>Karma</w:delText>
          </w:r>
        </w:del>
      </w:ins>
      <w:del w:id="1396" w:author="Shrikanth" w:date="2014-08-27T17:55:00Z">
        <w:r w:rsidR="00881B17" w:rsidDel="00CF4998">
          <w:delText xml:space="preserve">, the user takes </w:delText>
        </w:r>
      </w:del>
      <w:ins w:id="1397" w:author="Yao-Yi Chiang" w:date="2014-08-10T10:22:00Z">
        <w:del w:id="1398" w:author="Shrikanth" w:date="2014-08-27T17:55:00Z">
          <w:r w:rsidR="00F41332" w:rsidDel="00CF4998">
            <w:delText xml:space="preserve">took </w:delText>
          </w:r>
        </w:del>
      </w:ins>
      <w:del w:id="1399" w:author="Shrikanth" w:date="2014-08-27T17:55:00Z">
        <w:r w:rsidR="00881B17" w:rsidDel="00CF4998">
          <w:delText xml:space="preserve">the highest </w:delText>
        </w:r>
      </w:del>
      <w:ins w:id="1400" w:author="Yao-Yi Chiang" w:date="2014-08-10T10:22:00Z">
        <w:del w:id="1401" w:author="Shrikanth" w:date="2014-08-27T17:55:00Z">
          <w:r w:rsidR="00F41332" w:rsidDel="00CF4998">
            <w:delText xml:space="preserve">longest </w:delText>
          </w:r>
        </w:del>
      </w:ins>
      <w:del w:id="1402" w:author="Shrikanth" w:date="2014-08-27T17:55:00Z">
        <w:r w:rsidR="00881B17" w:rsidDel="00CF4998">
          <w:delText xml:space="preserve">time for the first file. This is </w:delText>
        </w:r>
      </w:del>
      <w:ins w:id="1403" w:author="Yao-Yi Chiang" w:date="2014-08-10T11:23:00Z">
        <w:del w:id="1404" w:author="Shrikanth" w:date="2014-08-27T17:55:00Z">
          <w:r w:rsidR="00BE7DB4" w:rsidDel="00CF4998">
            <w:delText xml:space="preserve">was </w:delText>
          </w:r>
        </w:del>
      </w:ins>
      <w:del w:id="1405" w:author="Shrikanth" w:date="2014-08-27T17:55:00Z">
        <w:r w:rsidR="00881B17" w:rsidDel="00CF4998">
          <w:delText xml:space="preserve">because, the LocationProbe data set is </w:delText>
        </w:r>
      </w:del>
      <w:ins w:id="1406" w:author="Yao-Yi Chiang" w:date="2014-08-10T10:22:00Z">
        <w:del w:id="1407" w:author="Shrikanth" w:date="2014-08-27T17:55:00Z">
          <w:r w:rsidR="00F41332" w:rsidDel="00CF4998">
            <w:delText xml:space="preserve">was </w:delText>
          </w:r>
        </w:del>
      </w:ins>
      <w:del w:id="1408" w:author="Shrikanth" w:date="2014-08-27T17:55:00Z">
        <w:r w:rsidR="00881B17" w:rsidDel="00CF4998">
          <w:delText xml:space="preserve">processed only once and hence it takes </w:delText>
        </w:r>
      </w:del>
      <w:ins w:id="1409" w:author="Yao-Yi Chiang" w:date="2014-08-10T10:23:00Z">
        <w:del w:id="1410" w:author="Shrikanth" w:date="2014-08-27T17:55:00Z">
          <w:r w:rsidR="00F41332" w:rsidDel="00CF4998">
            <w:delText xml:space="preserve">took longer </w:delText>
          </w:r>
        </w:del>
      </w:ins>
      <w:del w:id="1411" w:author="Shrikanth" w:date="2014-08-27T17:55:00Z">
        <w:r w:rsidR="00881B17" w:rsidDel="00CF4998">
          <w:delText xml:space="preserve">up time </w:delText>
        </w:r>
      </w:del>
      <w:ins w:id="1412" w:author="Yao-Yi Chiang" w:date="2014-08-10T10:23:00Z">
        <w:del w:id="1413" w:author="Shrikanth" w:date="2014-08-27T17:55:00Z">
          <w:r w:rsidR="00F41332" w:rsidDel="00CF4998">
            <w:delText xml:space="preserve">at </w:delText>
          </w:r>
        </w:del>
      </w:ins>
      <w:del w:id="1414" w:author="Shrikanth" w:date="2014-08-27T17:55:00Z">
        <w:r w:rsidR="00881B17" w:rsidDel="00CF4998">
          <w:delText>the very first time</w:delText>
        </w:r>
        <w:r w:rsidR="006F4978" w:rsidDel="00CF4998">
          <w:delText xml:space="preserve"> along with the accelerometer data</w:delText>
        </w:r>
      </w:del>
      <w:ins w:id="1415" w:author="Yao-Yi Chiang" w:date="2014-08-10T11:23:00Z">
        <w:del w:id="1416" w:author="Shrikanth" w:date="2014-08-27T17:55:00Z">
          <w:r w:rsidR="00BE7DB4" w:rsidDel="00CF4998">
            <w:delText>to finish</w:delText>
          </w:r>
        </w:del>
      </w:ins>
      <w:del w:id="1417" w:author="Shrikanth" w:date="2014-08-27T17:55:00Z">
        <w:r w:rsidR="00881B17" w:rsidDel="00CF4998">
          <w:delText xml:space="preserve">. On the other hand, the data processing time for the first file when using excel </w:delText>
        </w:r>
      </w:del>
      <w:ins w:id="1418" w:author="Yao-Yi Chiang" w:date="2014-08-10T10:24:00Z">
        <w:del w:id="1419" w:author="Shrikanth" w:date="2014-08-27T17:55:00Z">
          <w:r w:rsidR="00F41332" w:rsidDel="00CF4998">
            <w:delText xml:space="preserve">Excel </w:delText>
          </w:r>
        </w:del>
      </w:ins>
      <w:del w:id="1420" w:author="Shrikanth" w:date="2014-08-27T17:55:00Z">
        <w:r w:rsidR="00881B17" w:rsidDel="00CF4998">
          <w:delText xml:space="preserve">is </w:delText>
        </w:r>
      </w:del>
      <w:ins w:id="1421" w:author="Yao-Yi Chiang" w:date="2014-08-10T11:24:00Z">
        <w:del w:id="1422" w:author="Shrikanth" w:date="2014-08-27T17:55:00Z">
          <w:r w:rsidR="00BE7DB4" w:rsidDel="00CF4998">
            <w:delText xml:space="preserve">was </w:delText>
          </w:r>
        </w:del>
      </w:ins>
      <w:del w:id="1423" w:author="Shrikanth" w:date="2014-08-27T17:55:00Z">
        <w:r w:rsidR="00881B17" w:rsidDel="00CF4998">
          <w:delText xml:space="preserve">lower than some of its </w:delText>
        </w:r>
        <w:r w:rsidR="006F4978" w:rsidDel="00CF4998">
          <w:delText xml:space="preserve">succeeding values. Also the variation between the processing times is </w:delText>
        </w:r>
      </w:del>
      <w:ins w:id="1424" w:author="Yao-Yi Chiang" w:date="2014-08-10T10:24:00Z">
        <w:del w:id="1425" w:author="Shrikanth" w:date="2014-08-27T17:55:00Z">
          <w:r w:rsidR="00F41332" w:rsidDel="00CF4998">
            <w:delText xml:space="preserve">was </w:delText>
          </w:r>
        </w:del>
      </w:ins>
      <w:del w:id="1426" w:author="Shrikanth" w:date="2014-08-27T17:55:00Z">
        <w:r w:rsidR="006F4978" w:rsidDel="00CF4998">
          <w:delText xml:space="preserve">not strictly decreasing. This is </w:delText>
        </w:r>
      </w:del>
      <w:ins w:id="1427" w:author="Yao-Yi Chiang" w:date="2014-08-10T10:24:00Z">
        <w:del w:id="1428" w:author="Shrikanth" w:date="2014-08-27T17:55:00Z">
          <w:r w:rsidR="00F41332" w:rsidDel="00CF4998">
            <w:delText xml:space="preserve">was </w:delText>
          </w:r>
        </w:del>
      </w:ins>
      <w:del w:id="1429" w:author="Shrikanth" w:date="2014-08-27T17:55:00Z">
        <w:r w:rsidR="006F4978" w:rsidDel="00CF4998">
          <w:delText>because when using excel</w:delText>
        </w:r>
      </w:del>
      <w:ins w:id="1430" w:author="Yao-Yi Chiang" w:date="2014-08-10T10:24:00Z">
        <w:del w:id="1431" w:author="Shrikanth" w:date="2014-08-27T17:55:00Z">
          <w:r w:rsidR="00F41332" w:rsidDel="00CF4998">
            <w:delText>Excel</w:delText>
          </w:r>
        </w:del>
      </w:ins>
      <w:del w:id="1432" w:author="Shrikanth" w:date="2014-08-27T17:55:00Z">
        <w:r w:rsidR="006F4978" w:rsidDel="00CF4998">
          <w:delText>, the user iterate</w:delText>
        </w:r>
      </w:del>
      <w:ins w:id="1433" w:author="Yao-Yi Chiang" w:date="2014-08-10T10:24:00Z">
        <w:del w:id="1434" w:author="Shrikanth" w:date="2014-08-27T17:55:00Z">
          <w:r w:rsidR="00F41332" w:rsidDel="00CF4998">
            <w:delText>d</w:delText>
          </w:r>
        </w:del>
      </w:ins>
      <w:del w:id="1435" w:author="Shrikanth" w:date="2014-08-27T17:55:00Z">
        <w:r w:rsidR="006F4978" w:rsidDel="00CF4998">
          <w:delText>s all the steps, and switche</w:delText>
        </w:r>
      </w:del>
      <w:ins w:id="1436" w:author="Yao-Yi Chiang" w:date="2014-08-10T10:24:00Z">
        <w:del w:id="1437" w:author="Shrikanth" w:date="2014-08-27T17:55:00Z">
          <w:r w:rsidR="00F41332" w:rsidDel="00CF4998">
            <w:delText>d</w:delText>
          </w:r>
        </w:del>
      </w:ins>
      <w:del w:id="1438" w:author="Shrikanth" w:date="2014-08-27T17:55:00Z">
        <w:r w:rsidR="006F4978" w:rsidDel="00CF4998">
          <w:delText xml:space="preserve">s many times between the keyboard and mouse. Hence the user might get confused at times in performing a task. Since most of the processing is </w:delText>
        </w:r>
      </w:del>
      <w:ins w:id="1439" w:author="Yao-Yi Chiang" w:date="2014-08-10T10:24:00Z">
        <w:del w:id="1440" w:author="Shrikanth" w:date="2014-08-27T17:55:00Z">
          <w:r w:rsidR="00F41332" w:rsidDel="00CF4998">
            <w:delText xml:space="preserve">was </w:delText>
          </w:r>
        </w:del>
      </w:ins>
      <w:del w:id="1441" w:author="Shrikanth" w:date="2014-08-27T17:55:00Z">
        <w:r w:rsidR="006F4978" w:rsidDel="00CF4998">
          <w:delText>automated in karma</w:delText>
        </w:r>
      </w:del>
      <w:ins w:id="1442" w:author="Yao-Yi Chiang" w:date="2014-08-10T10:24:00Z">
        <w:del w:id="1443" w:author="Shrikanth" w:date="2014-08-27T17:55:00Z">
          <w:r w:rsidR="00F41332" w:rsidDel="00CF4998">
            <w:delText>Karma</w:delText>
          </w:r>
        </w:del>
      </w:ins>
      <w:del w:id="1444" w:author="Shrikanth" w:date="2014-08-27T17:55:00Z">
        <w:r w:rsidR="006F4978" w:rsidDel="00CF4998">
          <w:delText xml:space="preserve">, the user is </w:delText>
        </w:r>
      </w:del>
      <w:ins w:id="1445" w:author="Yao-Yi Chiang" w:date="2014-08-10T10:25:00Z">
        <w:del w:id="1446" w:author="Shrikanth" w:date="2014-08-27T17:55:00Z">
          <w:r w:rsidR="00F41332" w:rsidDel="00CF4998">
            <w:delText xml:space="preserve">was </w:delText>
          </w:r>
        </w:del>
      </w:ins>
      <w:del w:id="1447" w:author="Shrikanth" w:date="2014-08-27T17:55:00Z">
        <w:r w:rsidR="006F4978" w:rsidDel="00CF4998">
          <w:delText xml:space="preserve">relieved of </w:delText>
        </w:r>
      </w:del>
      <w:ins w:id="1448" w:author="Yao-Yi Chiang" w:date="2014-08-10T10:25:00Z">
        <w:del w:id="1449" w:author="Shrikanth" w:date="2014-08-27T17:55:00Z">
          <w:r w:rsidR="00F41332" w:rsidDel="00CF4998">
            <w:delText xml:space="preserve">from </w:delText>
          </w:r>
        </w:del>
      </w:ins>
      <w:del w:id="1450" w:author="Shrikanth" w:date="2014-08-27T17:55:00Z">
        <w:r w:rsidR="006F4978" w:rsidDel="00CF4998">
          <w:delText xml:space="preserve">the repeating the commands. The karma </w:delText>
        </w:r>
      </w:del>
      <w:ins w:id="1451" w:author="Yao-Yi Chiang" w:date="2014-08-10T10:25:00Z">
        <w:del w:id="1452" w:author="Shrikanth" w:date="2014-08-27T17:55:00Z">
          <w:r w:rsidR="00F41332" w:rsidDel="00CF4998">
            <w:delText xml:space="preserve">Karma </w:delText>
          </w:r>
        </w:del>
      </w:ins>
      <w:del w:id="1453" w:author="Shrikanth" w:date="2014-08-27T17:55:00Z">
        <w:r w:rsidR="006F4978" w:rsidDel="00CF4998">
          <w:delText xml:space="preserve">setup time is </w:delText>
        </w:r>
      </w:del>
      <w:ins w:id="1454" w:author="Yao-Yi Chiang" w:date="2014-08-10T10:25:00Z">
        <w:del w:id="1455" w:author="Shrikanth" w:date="2014-08-27T17:55:00Z">
          <w:r w:rsidR="00F41332" w:rsidDel="00CF4998">
            <w:delText xml:space="preserve">was </w:delText>
          </w:r>
        </w:del>
      </w:ins>
      <w:del w:id="1456" w:author="Shrikanth" w:date="2014-08-27T17:55:00Z">
        <w:r w:rsidR="006F4978" w:rsidDel="00CF4998">
          <w:delText>calculated only once, as</w:delText>
        </w:r>
      </w:del>
      <w:ins w:id="1457" w:author="Yao-Yi Chiang" w:date="2014-08-10T10:25:00Z">
        <w:del w:id="1458" w:author="Shrikanth" w:date="2014-08-27T17:55:00Z">
          <w:r w:rsidR="00F41332" w:rsidDel="00CF4998">
            <w:delText xml:space="preserve"> since</w:delText>
          </w:r>
        </w:del>
      </w:ins>
      <w:del w:id="1459" w:author="Shrikanth" w:date="2014-08-27T17:55:00Z">
        <w:r w:rsidR="006F4978" w:rsidDel="00CF4998">
          <w:delText xml:space="preserve"> it is </w:delText>
        </w:r>
      </w:del>
      <w:ins w:id="1460" w:author="Yao-Yi Chiang" w:date="2014-08-10T10:25:00Z">
        <w:del w:id="1461" w:author="Shrikanth" w:date="2014-08-27T17:55:00Z">
          <w:r w:rsidR="00F41332" w:rsidDel="00CF4998">
            <w:delText xml:space="preserve">was </w:delText>
          </w:r>
        </w:del>
      </w:ins>
      <w:del w:id="1462" w:author="Shrikanth" w:date="2014-08-27T17:55:00Z">
        <w:r w:rsidR="006F4978" w:rsidDel="00CF4998">
          <w:delText xml:space="preserve">a one time process and the user is </w:delText>
        </w:r>
      </w:del>
      <w:ins w:id="1463" w:author="Yao-Yi Chiang" w:date="2014-08-10T10:25:00Z">
        <w:del w:id="1464" w:author="Shrikanth" w:date="2014-08-27T17:55:00Z">
          <w:r w:rsidR="00F41332" w:rsidDel="00CF4998">
            <w:delText xml:space="preserve">was </w:delText>
          </w:r>
        </w:del>
      </w:ins>
      <w:del w:id="1465" w:author="Shrikanth" w:date="2014-08-27T17:55:00Z">
        <w:r w:rsidR="006F4978" w:rsidDel="00CF4998">
          <w:delText xml:space="preserve">not expected to get better or faster at it.  </w:delText>
        </w:r>
      </w:del>
    </w:p>
    <w:p w14:paraId="3F61D1F1" w14:textId="6021828B" w:rsidR="006F4978" w:rsidDel="00CF4998" w:rsidRDefault="006F4978" w:rsidP="006F4978">
      <w:pPr>
        <w:jc w:val="both"/>
        <w:rPr>
          <w:del w:id="1466" w:author="Shrikanth" w:date="2014-08-27T17:55:00Z"/>
        </w:rPr>
      </w:pPr>
    </w:p>
    <w:p w14:paraId="58F416F6" w14:textId="7A6D8315" w:rsidR="00B75790" w:rsidRPr="006F4978" w:rsidDel="00CF4998" w:rsidRDefault="006F4978" w:rsidP="000A5421">
      <w:pPr>
        <w:jc w:val="both"/>
        <w:rPr>
          <w:del w:id="1467" w:author="Shrikanth" w:date="2014-08-27T17:55:00Z"/>
        </w:rPr>
      </w:pPr>
      <w:del w:id="1468" w:author="Shrikanth" w:date="2014-08-27T17:55:00Z">
        <w:r w:rsidDel="00CF4998">
          <w:delText xml:space="preserve">We </w:delText>
        </w:r>
      </w:del>
      <w:del w:id="1469" w:author="Shrikanth" w:date="2014-08-09T18:08:00Z">
        <w:r w:rsidDel="002D7E94">
          <w:delText xml:space="preserve">define </w:delText>
        </w:r>
      </w:del>
      <w:del w:id="1470" w:author="Shrikanth" w:date="2014-08-27T17:55:00Z">
        <w:r w:rsidDel="00CF4998">
          <w:delText xml:space="preserve">the </w:delText>
        </w:r>
      </w:del>
      <w:del w:id="1471" w:author="Shrikanth" w:date="2014-08-09T17:52:00Z">
        <w:r w:rsidDel="00981F71">
          <w:delText xml:space="preserve">accuracy </w:delText>
        </w:r>
      </w:del>
      <w:del w:id="1472" w:author="Shrikanth" w:date="2014-08-09T18:28:00Z">
        <w:r w:rsidDel="00C97A81">
          <w:delText xml:space="preserve">for </w:delText>
        </w:r>
      </w:del>
      <w:del w:id="1473" w:author="Shrikanth" w:date="2014-08-09T18:08:00Z">
        <w:r w:rsidDel="002D7E94">
          <w:delText>the</w:delText>
        </w:r>
      </w:del>
      <w:del w:id="1474" w:author="Shrikanth" w:date="2014-08-09T18:28:00Z">
        <w:r w:rsidDel="00C97A81">
          <w:delText xml:space="preserve"> process</w:delText>
        </w:r>
      </w:del>
      <w:del w:id="1475" w:author="Shrikanth" w:date="2014-08-27T17:55:00Z">
        <w:r w:rsidDel="00CF4998">
          <w:delText xml:space="preserve">, as discrete boolean </w:delText>
        </w:r>
      </w:del>
      <w:ins w:id="1476" w:author="Yao-Yi Chiang" w:date="2014-08-10T10:30:00Z">
        <w:del w:id="1477" w:author="Shrikanth" w:date="2014-08-27T17:55:00Z">
          <w:r w:rsidR="00F41332" w:rsidDel="00CF4998">
            <w:delText xml:space="preserve">Boolean </w:delText>
          </w:r>
        </w:del>
      </w:ins>
      <w:del w:id="1478" w:author="Shrikanth" w:date="2014-08-27T17:55:00Z">
        <w:r w:rsidDel="00CF4998">
          <w:delText xml:space="preserve">values because we are evaluating the overall </w:delText>
        </w:r>
        <w:r w:rsidR="00DE68D4" w:rsidDel="00CF4998">
          <w:delText xml:space="preserve">output of the </w:delText>
        </w:r>
        <w:r w:rsidDel="00CF4998">
          <w:delText>process and time taken</w:delText>
        </w:r>
        <w:r w:rsidR="00DE68D4" w:rsidDel="00CF4998">
          <w:delText xml:space="preserve"> to complete it</w:delText>
        </w:r>
        <w:r w:rsidDel="00CF4998">
          <w:delText xml:space="preserve">. </w:delText>
        </w:r>
        <w:r w:rsidR="00DE68D4" w:rsidDel="00CF4998">
          <w:delText>When using excel, g</w:delText>
        </w:r>
        <w:r w:rsidDel="00CF4998">
          <w:delText>iven that the process consist of</w:delText>
        </w:r>
        <w:r w:rsidR="00DE68D4" w:rsidDel="00CF4998">
          <w:delText xml:space="preserve"> multiple</w:delText>
        </w:r>
        <w:r w:rsidDel="00CF4998">
          <w:delText xml:space="preserve"> steps, even if the user makes a mistake in one of the</w:delText>
        </w:r>
        <w:r w:rsidR="00DE68D4" w:rsidDel="00CF4998">
          <w:delText xml:space="preserve"> step and realizes it later, one</w:delText>
        </w:r>
        <w:r w:rsidDel="00CF4998">
          <w:delText xml:space="preserve"> can take additional steps to rectify the error and thus generate a correct output file. This rectification of the error will increase the time taken</w:delText>
        </w:r>
        <w:r w:rsidR="00DE68D4" w:rsidDel="00CF4998">
          <w:delText xml:space="preserve"> for the overall process.  But when using karma, if the user had correctly defined transformations on the first data set, and karma is not able to produce valid output for other files, then we term it as inaccurate results.</w:delText>
        </w:r>
      </w:del>
      <w:del w:id="1479" w:author="Shrikanth" w:date="2014-08-09T18:12:00Z">
        <w:r w:rsidR="00DE68D4" w:rsidDel="002D7E94">
          <w:delText xml:space="preserve"> </w:delText>
        </w:r>
      </w:del>
      <w:del w:id="1480" w:author="Shrikanth" w:date="2014-08-27T17:55:00Z">
        <w:r w:rsidR="00DE68D4" w:rsidDel="00CF4998">
          <w:delText xml:space="preserve">At the end of processing a data file, if we can invoke the svm </w:delText>
        </w:r>
      </w:del>
      <w:ins w:id="1481" w:author="Yao-Yi Chiang" w:date="2014-08-10T10:29:00Z">
        <w:del w:id="1482" w:author="Shrikanth" w:date="2014-08-27T17:55:00Z">
          <w:r w:rsidR="00F41332" w:rsidDel="00CF4998">
            <w:delText xml:space="preserve">SVM </w:delText>
          </w:r>
        </w:del>
      </w:ins>
      <w:del w:id="1483" w:author="Shrikanth" w:date="2014-08-27T17:55:00Z">
        <w:r w:rsidR="00DE68D4" w:rsidDel="00CF4998">
          <w:delText>training or testing service with no errors, we mark</w:delText>
        </w:r>
      </w:del>
      <w:ins w:id="1484" w:author="Yao-Yi Chiang" w:date="2014-08-10T10:29:00Z">
        <w:del w:id="1485" w:author="Shrikanth" w:date="2014-08-27T17:55:00Z">
          <w:r w:rsidR="00F41332" w:rsidDel="00CF4998">
            <w:delText>ed</w:delText>
          </w:r>
        </w:del>
      </w:ins>
      <w:del w:id="1486" w:author="Shrikanth" w:date="2014-08-27T17:55:00Z">
        <w:r w:rsidR="00DE68D4" w:rsidDel="00CF4998">
          <w:delText xml:space="preserve"> it as a successful completion, thus the results are accurate. Therefore </w:delText>
        </w:r>
      </w:del>
      <w:ins w:id="1487" w:author="Yao-Yi Chiang" w:date="2014-08-10T10:31:00Z">
        <w:del w:id="1488" w:author="Shrikanth" w:date="2014-08-27T17:55:00Z">
          <w:r w:rsidR="00403CCB" w:rsidDel="00CF4998">
            <w:delText>I</w:delText>
          </w:r>
        </w:del>
      </w:ins>
      <w:del w:id="1489" w:author="Shrikanth" w:date="2014-08-27T17:55:00Z">
        <w:r w:rsidR="00DE68D4" w:rsidDel="00CF4998">
          <w:delText xml:space="preserve">in our experiment, having 100% accuracy </w:delText>
        </w:r>
      </w:del>
      <w:del w:id="1490" w:author="Shrikanth" w:date="2014-08-09T18:29:00Z">
        <w:r w:rsidR="00DE68D4" w:rsidDel="00C97A81">
          <w:delText xml:space="preserve">in all the </w:delText>
        </w:r>
      </w:del>
      <w:del w:id="1491" w:author="Shrikanth" w:date="2014-08-27T17:55:00Z">
        <w:r w:rsidR="00DE68D4" w:rsidDel="00CF4998">
          <w:delText xml:space="preserve">trials for excel </w:delText>
        </w:r>
      </w:del>
      <w:ins w:id="1492" w:author="Yao-Yi Chiang" w:date="2014-08-10T10:29:00Z">
        <w:del w:id="1493" w:author="Shrikanth" w:date="2014-08-27T17:55:00Z">
          <w:r w:rsidR="00F41332" w:rsidDel="00CF4998">
            <w:delText xml:space="preserve">Excel </w:delText>
          </w:r>
        </w:del>
      </w:ins>
      <w:del w:id="1494" w:author="Shrikanth" w:date="2014-08-27T17:55:00Z">
        <w:r w:rsidR="00DE68D4" w:rsidDel="00CF4998">
          <w:delText xml:space="preserve">does not indicate that the task is easy to perform, but it clearly highlights the reliability and availability of using </w:delText>
        </w:r>
      </w:del>
      <w:del w:id="1495" w:author="Shrikanth" w:date="2014-08-09T18:30:00Z">
        <w:r w:rsidR="00DE68D4" w:rsidDel="00C97A81">
          <w:delText>k</w:delText>
        </w:r>
      </w:del>
      <w:del w:id="1496" w:author="Shrikanth" w:date="2014-08-27T17:55:00Z">
        <w:r w:rsidR="00DE68D4" w:rsidDel="00CF4998">
          <w:delText>arma to replay the transformations any number of times and always yield correct results.</w:delText>
        </w:r>
      </w:del>
    </w:p>
    <w:p w14:paraId="643712B5" w14:textId="564AB15E" w:rsidR="00A34A80" w:rsidDel="00CF4998" w:rsidRDefault="00A34A80" w:rsidP="000A5421">
      <w:pPr>
        <w:jc w:val="both"/>
        <w:rPr>
          <w:del w:id="1497" w:author="Shrikanth" w:date="2014-08-27T17:55:00Z"/>
          <w:b/>
        </w:rPr>
      </w:pPr>
    </w:p>
    <w:p w14:paraId="17ECA1D2" w14:textId="0A833CFE" w:rsidR="00DB5646" w:rsidDel="00CF4998" w:rsidRDefault="00DB5646" w:rsidP="00B75790">
      <w:pPr>
        <w:rPr>
          <w:del w:id="1498" w:author="Shrikanth" w:date="2014-08-27T17:55:00Z"/>
          <w:b/>
        </w:rPr>
      </w:pPr>
    </w:p>
    <w:tbl>
      <w:tblPr>
        <w:tblStyle w:val="LightGrid-Accent3"/>
        <w:tblW w:w="10460" w:type="dxa"/>
        <w:tblInd w:w="-252" w:type="dxa"/>
        <w:tblLook w:val="04A0" w:firstRow="1" w:lastRow="0" w:firstColumn="1" w:lastColumn="0" w:noHBand="0" w:noVBand="1"/>
      </w:tblPr>
      <w:tblGrid>
        <w:gridCol w:w="515"/>
        <w:gridCol w:w="2120"/>
        <w:gridCol w:w="1300"/>
        <w:gridCol w:w="1514"/>
        <w:gridCol w:w="1093"/>
        <w:gridCol w:w="1159"/>
        <w:gridCol w:w="1514"/>
        <w:gridCol w:w="1245"/>
      </w:tblGrid>
      <w:tr w:rsidR="009752B3" w:rsidRPr="009752B3" w:rsidDel="00CF4998" w14:paraId="4324CEA8" w14:textId="2A9B373B" w:rsidTr="009752B3">
        <w:trPr>
          <w:cnfStyle w:val="100000000000" w:firstRow="1" w:lastRow="0" w:firstColumn="0" w:lastColumn="0" w:oddVBand="0" w:evenVBand="0" w:oddHBand="0" w:evenHBand="0" w:firstRowFirstColumn="0" w:firstRowLastColumn="0" w:lastRowFirstColumn="0" w:lastRowLastColumn="0"/>
          <w:trHeight w:val="300"/>
          <w:del w:id="1499"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val="restart"/>
            <w:noWrap/>
            <w:textDirection w:val="btLr"/>
            <w:hideMark/>
          </w:tcPr>
          <w:p w14:paraId="7DCD5D18" w14:textId="67C78794" w:rsidR="009752B3" w:rsidRPr="009752B3" w:rsidDel="00CF4998" w:rsidRDefault="009752B3" w:rsidP="009752B3">
            <w:pPr>
              <w:jc w:val="center"/>
              <w:rPr>
                <w:del w:id="1500" w:author="Shrikanth" w:date="2014-08-27T17:55:00Z"/>
                <w:rFonts w:ascii="Calibri" w:eastAsia="Times New Roman" w:hAnsi="Calibri" w:cs="Times New Roman"/>
                <w:color w:val="000000"/>
              </w:rPr>
            </w:pPr>
            <w:del w:id="1501" w:author="Shrikanth" w:date="2014-08-27T17:55:00Z">
              <w:r w:rsidRPr="009752B3" w:rsidDel="00CF4998">
                <w:rPr>
                  <w:rFonts w:ascii="Calibri" w:eastAsia="Times New Roman" w:hAnsi="Calibri" w:cs="Times New Roman"/>
                  <w:color w:val="000000"/>
                </w:rPr>
                <w:delText>Trial 1</w:delText>
              </w:r>
            </w:del>
          </w:p>
        </w:tc>
        <w:tc>
          <w:tcPr>
            <w:tcW w:w="2120" w:type="dxa"/>
            <w:vMerge w:val="restart"/>
            <w:noWrap/>
            <w:hideMark/>
          </w:tcPr>
          <w:p w14:paraId="4A7955EF" w14:textId="6CA93884" w:rsidR="009752B3" w:rsidRPr="009752B3" w:rsidDel="00CF4998" w:rsidRDefault="009752B3" w:rsidP="009752B3">
            <w:pPr>
              <w:jc w:val="center"/>
              <w:cnfStyle w:val="100000000000" w:firstRow="1" w:lastRow="0" w:firstColumn="0" w:lastColumn="0" w:oddVBand="0" w:evenVBand="0" w:oddHBand="0" w:evenHBand="0" w:firstRowFirstColumn="0" w:firstRowLastColumn="0" w:lastRowFirstColumn="0" w:lastRowLastColumn="0"/>
              <w:rPr>
                <w:del w:id="1502" w:author="Shrikanth" w:date="2014-08-27T17:55:00Z"/>
                <w:rFonts w:ascii="Calibri" w:eastAsia="Times New Roman" w:hAnsi="Calibri" w:cs="Times New Roman"/>
                <w:color w:val="000000"/>
              </w:rPr>
            </w:pPr>
            <w:del w:id="1503" w:author="Shrikanth" w:date="2014-08-27T17:55:00Z">
              <w:r w:rsidRPr="009752B3" w:rsidDel="00CF4998">
                <w:rPr>
                  <w:rFonts w:ascii="Calibri" w:eastAsia="Times New Roman" w:hAnsi="Calibri" w:cs="Times New Roman"/>
                  <w:color w:val="000000"/>
                </w:rPr>
                <w:delText> </w:delText>
              </w:r>
            </w:del>
          </w:p>
        </w:tc>
        <w:tc>
          <w:tcPr>
            <w:tcW w:w="3907" w:type="dxa"/>
            <w:gridSpan w:val="3"/>
            <w:hideMark/>
          </w:tcPr>
          <w:p w14:paraId="2BE2812D" w14:textId="32EA148B" w:rsidR="009752B3" w:rsidRPr="009752B3" w:rsidDel="00CF4998" w:rsidRDefault="009752B3" w:rsidP="009752B3">
            <w:pPr>
              <w:jc w:val="center"/>
              <w:cnfStyle w:val="100000000000" w:firstRow="1" w:lastRow="0" w:firstColumn="0" w:lastColumn="0" w:oddVBand="0" w:evenVBand="0" w:oddHBand="0" w:evenHBand="0" w:firstRowFirstColumn="0" w:firstRowLastColumn="0" w:lastRowFirstColumn="0" w:lastRowLastColumn="0"/>
              <w:rPr>
                <w:del w:id="1504" w:author="Shrikanth" w:date="2014-08-27T17:55:00Z"/>
                <w:rFonts w:ascii="Calibri" w:eastAsia="Times New Roman" w:hAnsi="Calibri" w:cs="Times New Roman"/>
                <w:color w:val="000000"/>
              </w:rPr>
            </w:pPr>
            <w:del w:id="1505" w:author="Shrikanth" w:date="2014-08-27T17:55:00Z">
              <w:r w:rsidRPr="009752B3" w:rsidDel="00CF4998">
                <w:rPr>
                  <w:rFonts w:ascii="Calibri" w:eastAsia="Times New Roman" w:hAnsi="Calibri" w:cs="Times New Roman"/>
                  <w:color w:val="000000"/>
                </w:rPr>
                <w:delText>Karma</w:delText>
              </w:r>
            </w:del>
          </w:p>
        </w:tc>
        <w:tc>
          <w:tcPr>
            <w:tcW w:w="3918" w:type="dxa"/>
            <w:gridSpan w:val="3"/>
            <w:hideMark/>
          </w:tcPr>
          <w:p w14:paraId="2B825C89" w14:textId="5922E43F" w:rsidR="009752B3" w:rsidRPr="009752B3" w:rsidDel="00CF4998" w:rsidRDefault="009752B3" w:rsidP="009752B3">
            <w:pPr>
              <w:jc w:val="center"/>
              <w:cnfStyle w:val="100000000000" w:firstRow="1" w:lastRow="0" w:firstColumn="0" w:lastColumn="0" w:oddVBand="0" w:evenVBand="0" w:oddHBand="0" w:evenHBand="0" w:firstRowFirstColumn="0" w:firstRowLastColumn="0" w:lastRowFirstColumn="0" w:lastRowLastColumn="0"/>
              <w:rPr>
                <w:del w:id="1506" w:author="Shrikanth" w:date="2014-08-27T17:55:00Z"/>
                <w:rFonts w:ascii="Calibri" w:eastAsia="Times New Roman" w:hAnsi="Calibri" w:cs="Times New Roman"/>
                <w:color w:val="000000"/>
              </w:rPr>
            </w:pPr>
            <w:del w:id="1507" w:author="Shrikanth" w:date="2014-08-27T17:55:00Z">
              <w:r w:rsidRPr="009752B3" w:rsidDel="00CF4998">
                <w:rPr>
                  <w:rFonts w:ascii="Calibri" w:eastAsia="Times New Roman" w:hAnsi="Calibri" w:cs="Times New Roman"/>
                  <w:color w:val="000000"/>
                </w:rPr>
                <w:delText>Excel</w:delText>
              </w:r>
            </w:del>
          </w:p>
        </w:tc>
      </w:tr>
      <w:tr w:rsidR="009752B3" w:rsidRPr="009752B3" w:rsidDel="00CF4998" w14:paraId="08F95FAA" w14:textId="5A0153E3" w:rsidTr="009752B3">
        <w:trPr>
          <w:cnfStyle w:val="000000100000" w:firstRow="0" w:lastRow="0" w:firstColumn="0" w:lastColumn="0" w:oddVBand="0" w:evenVBand="0" w:oddHBand="1" w:evenHBand="0" w:firstRowFirstColumn="0" w:firstRowLastColumn="0" w:lastRowFirstColumn="0" w:lastRowLastColumn="0"/>
          <w:trHeight w:val="300"/>
          <w:del w:id="1508"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hideMark/>
          </w:tcPr>
          <w:p w14:paraId="7618E988" w14:textId="1FA28CF4" w:rsidR="009752B3" w:rsidRPr="009752B3" w:rsidDel="00CF4998" w:rsidRDefault="009752B3" w:rsidP="009752B3">
            <w:pPr>
              <w:rPr>
                <w:del w:id="1509" w:author="Shrikanth" w:date="2014-08-27T17:55:00Z"/>
                <w:rFonts w:ascii="Calibri" w:eastAsia="Times New Roman" w:hAnsi="Calibri" w:cs="Times New Roman"/>
                <w:color w:val="000000"/>
              </w:rPr>
            </w:pPr>
          </w:p>
        </w:tc>
        <w:tc>
          <w:tcPr>
            <w:tcW w:w="2120" w:type="dxa"/>
            <w:vMerge/>
            <w:hideMark/>
          </w:tcPr>
          <w:p w14:paraId="34C3F2D4" w14:textId="3A064129"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510" w:author="Shrikanth" w:date="2014-08-27T17:55:00Z"/>
                <w:rFonts w:ascii="Calibri" w:eastAsia="Times New Roman" w:hAnsi="Calibri" w:cs="Times New Roman"/>
                <w:color w:val="000000"/>
              </w:rPr>
            </w:pPr>
          </w:p>
        </w:tc>
        <w:tc>
          <w:tcPr>
            <w:tcW w:w="1300" w:type="dxa"/>
            <w:hideMark/>
          </w:tcPr>
          <w:p w14:paraId="5C47828F" w14:textId="1CFE978A"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511" w:author="Shrikanth" w:date="2014-08-27T17:55:00Z"/>
                <w:rFonts w:ascii="Calibri" w:eastAsia="Times New Roman" w:hAnsi="Calibri" w:cs="Times New Roman"/>
                <w:color w:val="000000"/>
              </w:rPr>
            </w:pPr>
            <w:del w:id="1512" w:author="Shrikanth" w:date="2014-08-27T17:55:00Z">
              <w:r w:rsidRPr="009752B3" w:rsidDel="00CF4998">
                <w:rPr>
                  <w:rFonts w:ascii="Calibri" w:eastAsia="Times New Roman" w:hAnsi="Calibri" w:cs="Times New Roman"/>
                  <w:color w:val="000000"/>
                </w:rPr>
                <w:delText>Time</w:delText>
              </w:r>
            </w:del>
          </w:p>
        </w:tc>
        <w:tc>
          <w:tcPr>
            <w:tcW w:w="1514" w:type="dxa"/>
            <w:hideMark/>
          </w:tcPr>
          <w:p w14:paraId="3E689618" w14:textId="5093759B" w:rsidR="009752B3" w:rsidRPr="009752B3" w:rsidDel="00CF4998" w:rsidRDefault="005D5587" w:rsidP="009752B3">
            <w:pPr>
              <w:cnfStyle w:val="000000100000" w:firstRow="0" w:lastRow="0" w:firstColumn="0" w:lastColumn="0" w:oddVBand="0" w:evenVBand="0" w:oddHBand="1" w:evenHBand="0" w:firstRowFirstColumn="0" w:firstRowLastColumn="0" w:lastRowFirstColumn="0" w:lastRowLastColumn="0"/>
              <w:rPr>
                <w:del w:id="1513" w:author="Shrikanth" w:date="2014-08-27T17:55:00Z"/>
                <w:rFonts w:ascii="Calibri" w:eastAsia="Times New Roman" w:hAnsi="Calibri" w:cs="Times New Roman"/>
                <w:color w:val="000000"/>
              </w:rPr>
            </w:pPr>
            <w:del w:id="1514" w:author="Shrikanth" w:date="2014-08-27T17:55:00Z">
              <w:r w:rsidDel="00CF4998">
                <w:rPr>
                  <w:rFonts w:ascii="Calibri" w:eastAsia="Times New Roman" w:hAnsi="Calibri" w:cs="Times New Roman"/>
                  <w:color w:val="000000"/>
                </w:rPr>
                <w:delText xml:space="preserve">In </w:delText>
              </w:r>
              <w:r w:rsidR="009752B3" w:rsidRPr="009752B3" w:rsidDel="00CF4998">
                <w:rPr>
                  <w:rFonts w:ascii="Calibri" w:eastAsia="Times New Roman" w:hAnsi="Calibri" w:cs="Times New Roman"/>
                  <w:color w:val="000000"/>
                </w:rPr>
                <w:delText>Seconds</w:delText>
              </w:r>
            </w:del>
          </w:p>
        </w:tc>
        <w:tc>
          <w:tcPr>
            <w:tcW w:w="1093" w:type="dxa"/>
            <w:hideMark/>
          </w:tcPr>
          <w:p w14:paraId="4D52F102" w14:textId="44139AFE"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515" w:author="Shrikanth" w:date="2014-08-27T17:55:00Z"/>
                <w:rFonts w:ascii="Calibri" w:eastAsia="Times New Roman" w:hAnsi="Calibri" w:cs="Times New Roman"/>
                <w:color w:val="000000"/>
              </w:rPr>
            </w:pPr>
            <w:del w:id="1516" w:author="Shrikanth" w:date="2014-08-27T17:55:00Z">
              <w:r w:rsidRPr="009752B3" w:rsidDel="00CF4998">
                <w:rPr>
                  <w:rFonts w:ascii="Calibri" w:eastAsia="Times New Roman" w:hAnsi="Calibri" w:cs="Times New Roman"/>
                  <w:color w:val="000000"/>
                </w:rPr>
                <w:delText>Accuracy</w:delText>
              </w:r>
            </w:del>
          </w:p>
        </w:tc>
        <w:tc>
          <w:tcPr>
            <w:tcW w:w="1159" w:type="dxa"/>
            <w:hideMark/>
          </w:tcPr>
          <w:p w14:paraId="01F4AED9" w14:textId="3F2DDA64"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517" w:author="Shrikanth" w:date="2014-08-27T17:55:00Z"/>
                <w:rFonts w:ascii="Calibri" w:eastAsia="Times New Roman" w:hAnsi="Calibri" w:cs="Times New Roman"/>
                <w:color w:val="000000"/>
              </w:rPr>
            </w:pPr>
            <w:del w:id="1518" w:author="Shrikanth" w:date="2014-08-27T17:55:00Z">
              <w:r w:rsidRPr="009752B3" w:rsidDel="00CF4998">
                <w:rPr>
                  <w:rFonts w:ascii="Calibri" w:eastAsia="Times New Roman" w:hAnsi="Calibri" w:cs="Times New Roman"/>
                  <w:color w:val="000000"/>
                </w:rPr>
                <w:delText>Time</w:delText>
              </w:r>
            </w:del>
          </w:p>
        </w:tc>
        <w:tc>
          <w:tcPr>
            <w:tcW w:w="1514" w:type="dxa"/>
            <w:hideMark/>
          </w:tcPr>
          <w:p w14:paraId="22E47B7F" w14:textId="2EA74529" w:rsidR="009752B3" w:rsidRPr="009752B3" w:rsidDel="00CF4998" w:rsidRDefault="005D5587" w:rsidP="009752B3">
            <w:pPr>
              <w:cnfStyle w:val="000000100000" w:firstRow="0" w:lastRow="0" w:firstColumn="0" w:lastColumn="0" w:oddVBand="0" w:evenVBand="0" w:oddHBand="1" w:evenHBand="0" w:firstRowFirstColumn="0" w:firstRowLastColumn="0" w:lastRowFirstColumn="0" w:lastRowLastColumn="0"/>
              <w:rPr>
                <w:del w:id="1519" w:author="Shrikanth" w:date="2014-08-27T17:55:00Z"/>
                <w:rFonts w:ascii="Calibri" w:eastAsia="Times New Roman" w:hAnsi="Calibri" w:cs="Times New Roman"/>
                <w:color w:val="000000"/>
              </w:rPr>
            </w:pPr>
            <w:del w:id="1520" w:author="Shrikanth" w:date="2014-08-27T17:55:00Z">
              <w:r w:rsidDel="00CF4998">
                <w:rPr>
                  <w:rFonts w:ascii="Calibri" w:eastAsia="Times New Roman" w:hAnsi="Calibri" w:cs="Times New Roman"/>
                  <w:color w:val="000000"/>
                </w:rPr>
                <w:delText xml:space="preserve">In </w:delText>
              </w:r>
              <w:r w:rsidR="009752B3" w:rsidRPr="009752B3" w:rsidDel="00CF4998">
                <w:rPr>
                  <w:rFonts w:ascii="Calibri" w:eastAsia="Times New Roman" w:hAnsi="Calibri" w:cs="Times New Roman"/>
                  <w:color w:val="000000"/>
                </w:rPr>
                <w:delText>Seconds</w:delText>
              </w:r>
            </w:del>
          </w:p>
        </w:tc>
        <w:tc>
          <w:tcPr>
            <w:tcW w:w="1245" w:type="dxa"/>
            <w:hideMark/>
          </w:tcPr>
          <w:p w14:paraId="3262879D" w14:textId="6214FB80"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521" w:author="Shrikanth" w:date="2014-08-27T17:55:00Z"/>
                <w:rFonts w:ascii="Calibri" w:eastAsia="Times New Roman" w:hAnsi="Calibri" w:cs="Times New Roman"/>
                <w:color w:val="000000"/>
              </w:rPr>
            </w:pPr>
            <w:del w:id="1522" w:author="Shrikanth" w:date="2014-08-27T17:55:00Z">
              <w:r w:rsidRPr="009752B3" w:rsidDel="00CF4998">
                <w:rPr>
                  <w:rFonts w:ascii="Calibri" w:eastAsia="Times New Roman" w:hAnsi="Calibri" w:cs="Times New Roman"/>
                  <w:color w:val="000000"/>
                </w:rPr>
                <w:delText>Accuracy</w:delText>
              </w:r>
            </w:del>
          </w:p>
        </w:tc>
      </w:tr>
      <w:tr w:rsidR="009752B3" w:rsidRPr="009752B3" w:rsidDel="00CF4998" w14:paraId="6A5935E2" w14:textId="2A2958D2" w:rsidTr="009752B3">
        <w:trPr>
          <w:cnfStyle w:val="000000010000" w:firstRow="0" w:lastRow="0" w:firstColumn="0" w:lastColumn="0" w:oddVBand="0" w:evenVBand="0" w:oddHBand="0" w:evenHBand="1" w:firstRowFirstColumn="0" w:firstRowLastColumn="0" w:lastRowFirstColumn="0" w:lastRowLastColumn="0"/>
          <w:trHeight w:val="300"/>
          <w:del w:id="1523"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hideMark/>
          </w:tcPr>
          <w:p w14:paraId="61D7B720" w14:textId="7FFC0500" w:rsidR="009752B3" w:rsidRPr="009752B3" w:rsidDel="00CF4998" w:rsidRDefault="009752B3" w:rsidP="009752B3">
            <w:pPr>
              <w:rPr>
                <w:del w:id="1524" w:author="Shrikanth" w:date="2014-08-27T17:55:00Z"/>
                <w:rFonts w:ascii="Calibri" w:eastAsia="Times New Roman" w:hAnsi="Calibri" w:cs="Times New Roman"/>
                <w:color w:val="000000"/>
              </w:rPr>
            </w:pPr>
          </w:p>
        </w:tc>
        <w:tc>
          <w:tcPr>
            <w:tcW w:w="2120" w:type="dxa"/>
            <w:hideMark/>
          </w:tcPr>
          <w:p w14:paraId="2B993393" w14:textId="0258D387"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525" w:author="Shrikanth" w:date="2014-08-27T17:55:00Z"/>
                <w:rFonts w:ascii="Calibri" w:eastAsia="Times New Roman" w:hAnsi="Calibri" w:cs="Times New Roman"/>
                <w:color w:val="000000"/>
              </w:rPr>
            </w:pPr>
            <w:del w:id="1526" w:author="Shrikanth" w:date="2014-08-27T17:55:00Z">
              <w:r w:rsidRPr="009752B3" w:rsidDel="00CF4998">
                <w:rPr>
                  <w:rFonts w:ascii="Calibri" w:eastAsia="Times New Roman" w:hAnsi="Calibri" w:cs="Times New Roman"/>
                  <w:color w:val="000000"/>
                </w:rPr>
                <w:delText>Dataset 1</w:delText>
              </w:r>
            </w:del>
          </w:p>
        </w:tc>
        <w:tc>
          <w:tcPr>
            <w:tcW w:w="1300" w:type="dxa"/>
            <w:hideMark/>
          </w:tcPr>
          <w:p w14:paraId="2F5C45ED" w14:textId="24B7A5B5"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527" w:author="Shrikanth" w:date="2014-08-27T17:55:00Z"/>
                <w:rFonts w:ascii="Calibri" w:eastAsia="Times New Roman" w:hAnsi="Calibri" w:cs="Times New Roman"/>
                <w:color w:val="000000"/>
              </w:rPr>
            </w:pPr>
            <w:del w:id="1528" w:author="Shrikanth" w:date="2014-08-27T17:55:00Z">
              <w:r w:rsidRPr="009752B3" w:rsidDel="00CF4998">
                <w:rPr>
                  <w:rFonts w:ascii="Calibri" w:eastAsia="Times New Roman" w:hAnsi="Calibri" w:cs="Times New Roman"/>
                  <w:color w:val="000000"/>
                </w:rPr>
                <w:delText>4:41 min</w:delText>
              </w:r>
            </w:del>
          </w:p>
        </w:tc>
        <w:tc>
          <w:tcPr>
            <w:tcW w:w="1514" w:type="dxa"/>
            <w:hideMark/>
          </w:tcPr>
          <w:p w14:paraId="01F35F6E" w14:textId="345CC50F" w:rsidR="009752B3" w:rsidRPr="009752B3" w:rsidDel="00CF4998" w:rsidRDefault="009752B3" w:rsidP="009752B3">
            <w:pPr>
              <w:jc w:val="right"/>
              <w:cnfStyle w:val="000000010000" w:firstRow="0" w:lastRow="0" w:firstColumn="0" w:lastColumn="0" w:oddVBand="0" w:evenVBand="0" w:oddHBand="0" w:evenHBand="1" w:firstRowFirstColumn="0" w:firstRowLastColumn="0" w:lastRowFirstColumn="0" w:lastRowLastColumn="0"/>
              <w:rPr>
                <w:del w:id="1529" w:author="Shrikanth" w:date="2014-08-27T17:55:00Z"/>
                <w:rFonts w:ascii="Calibri" w:eastAsia="Times New Roman" w:hAnsi="Calibri" w:cs="Times New Roman"/>
                <w:color w:val="000000"/>
              </w:rPr>
            </w:pPr>
            <w:del w:id="1530" w:author="Shrikanth" w:date="2014-08-27T17:55:00Z">
              <w:r w:rsidRPr="009752B3" w:rsidDel="00CF4998">
                <w:rPr>
                  <w:rFonts w:ascii="Calibri" w:eastAsia="Times New Roman" w:hAnsi="Calibri" w:cs="Times New Roman"/>
                  <w:color w:val="000000"/>
                </w:rPr>
                <w:delText>281</w:delText>
              </w:r>
            </w:del>
          </w:p>
        </w:tc>
        <w:tc>
          <w:tcPr>
            <w:tcW w:w="1093" w:type="dxa"/>
            <w:hideMark/>
          </w:tcPr>
          <w:p w14:paraId="70A0B9A1" w14:textId="660092AF"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531" w:author="Shrikanth" w:date="2014-08-27T17:55:00Z"/>
                <w:rFonts w:ascii="Calibri" w:eastAsia="Times New Roman" w:hAnsi="Calibri" w:cs="Times New Roman"/>
                <w:color w:val="000000"/>
              </w:rPr>
            </w:pPr>
            <w:del w:id="1532" w:author="Shrikanth" w:date="2014-08-27T17:55:00Z">
              <w:r w:rsidRPr="009752B3" w:rsidDel="00CF4998">
                <w:rPr>
                  <w:rFonts w:ascii="Calibri" w:eastAsia="Times New Roman" w:hAnsi="Calibri" w:cs="Times New Roman"/>
                  <w:color w:val="000000"/>
                </w:rPr>
                <w:delText>Correct</w:delText>
              </w:r>
            </w:del>
          </w:p>
        </w:tc>
        <w:tc>
          <w:tcPr>
            <w:tcW w:w="1159" w:type="dxa"/>
            <w:hideMark/>
          </w:tcPr>
          <w:p w14:paraId="60FE37F2" w14:textId="3F08334B"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533" w:author="Shrikanth" w:date="2014-08-27T17:55:00Z"/>
                <w:rFonts w:ascii="Calibri" w:eastAsia="Times New Roman" w:hAnsi="Calibri" w:cs="Times New Roman"/>
                <w:color w:val="000000"/>
              </w:rPr>
            </w:pPr>
            <w:del w:id="1534" w:author="Shrikanth" w:date="2014-08-27T17:55:00Z">
              <w:r w:rsidRPr="009752B3" w:rsidDel="00CF4998">
                <w:rPr>
                  <w:rFonts w:ascii="Calibri" w:eastAsia="Times New Roman" w:hAnsi="Calibri" w:cs="Times New Roman"/>
                  <w:color w:val="000000"/>
                </w:rPr>
                <w:delText>5:18 min</w:delText>
              </w:r>
            </w:del>
          </w:p>
        </w:tc>
        <w:tc>
          <w:tcPr>
            <w:tcW w:w="1514" w:type="dxa"/>
            <w:hideMark/>
          </w:tcPr>
          <w:p w14:paraId="13B52365" w14:textId="61BA19E0" w:rsidR="009752B3" w:rsidRPr="009752B3" w:rsidDel="00CF4998" w:rsidRDefault="009752B3" w:rsidP="009752B3">
            <w:pPr>
              <w:jc w:val="right"/>
              <w:cnfStyle w:val="000000010000" w:firstRow="0" w:lastRow="0" w:firstColumn="0" w:lastColumn="0" w:oddVBand="0" w:evenVBand="0" w:oddHBand="0" w:evenHBand="1" w:firstRowFirstColumn="0" w:firstRowLastColumn="0" w:lastRowFirstColumn="0" w:lastRowLastColumn="0"/>
              <w:rPr>
                <w:del w:id="1535" w:author="Shrikanth" w:date="2014-08-27T17:55:00Z"/>
                <w:rFonts w:ascii="Calibri" w:eastAsia="Times New Roman" w:hAnsi="Calibri" w:cs="Times New Roman"/>
                <w:color w:val="000000"/>
              </w:rPr>
            </w:pPr>
            <w:del w:id="1536" w:author="Shrikanth" w:date="2014-08-27T17:55:00Z">
              <w:r w:rsidRPr="009752B3" w:rsidDel="00CF4998">
                <w:rPr>
                  <w:rFonts w:ascii="Calibri" w:eastAsia="Times New Roman" w:hAnsi="Calibri" w:cs="Times New Roman"/>
                  <w:color w:val="000000"/>
                </w:rPr>
                <w:delText>3</w:delText>
              </w:r>
            </w:del>
            <w:del w:id="1537" w:author="Shrikanth" w:date="2014-08-09T20:18:00Z">
              <w:r w:rsidRPr="009752B3" w:rsidDel="00216967">
                <w:rPr>
                  <w:rFonts w:ascii="Calibri" w:eastAsia="Times New Roman" w:hAnsi="Calibri" w:cs="Times New Roman"/>
                  <w:color w:val="000000"/>
                </w:rPr>
                <w:delText>1</w:delText>
              </w:r>
            </w:del>
            <w:del w:id="1538" w:author="Shrikanth" w:date="2014-08-27T17:55:00Z">
              <w:r w:rsidRPr="009752B3" w:rsidDel="00CF4998">
                <w:rPr>
                  <w:rFonts w:ascii="Calibri" w:eastAsia="Times New Roman" w:hAnsi="Calibri" w:cs="Times New Roman"/>
                  <w:color w:val="000000"/>
                </w:rPr>
                <w:delText>8</w:delText>
              </w:r>
            </w:del>
          </w:p>
        </w:tc>
        <w:tc>
          <w:tcPr>
            <w:tcW w:w="1245" w:type="dxa"/>
            <w:hideMark/>
          </w:tcPr>
          <w:p w14:paraId="271BA36C" w14:textId="3B7F9FFC"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539" w:author="Shrikanth" w:date="2014-08-27T17:55:00Z"/>
                <w:rFonts w:ascii="Calibri" w:eastAsia="Times New Roman" w:hAnsi="Calibri" w:cs="Times New Roman"/>
                <w:color w:val="000000"/>
              </w:rPr>
            </w:pPr>
            <w:del w:id="1540" w:author="Shrikanth" w:date="2014-08-27T17:55:00Z">
              <w:r w:rsidRPr="009752B3" w:rsidDel="00CF4998">
                <w:rPr>
                  <w:rFonts w:ascii="Calibri" w:eastAsia="Times New Roman" w:hAnsi="Calibri" w:cs="Times New Roman"/>
                  <w:color w:val="000000"/>
                </w:rPr>
                <w:delText>Correct</w:delText>
              </w:r>
            </w:del>
          </w:p>
        </w:tc>
      </w:tr>
      <w:tr w:rsidR="009752B3" w:rsidRPr="009752B3" w:rsidDel="00CF4998" w14:paraId="121F0574" w14:textId="29568100" w:rsidTr="009752B3">
        <w:trPr>
          <w:cnfStyle w:val="000000100000" w:firstRow="0" w:lastRow="0" w:firstColumn="0" w:lastColumn="0" w:oddVBand="0" w:evenVBand="0" w:oddHBand="1" w:evenHBand="0" w:firstRowFirstColumn="0" w:firstRowLastColumn="0" w:lastRowFirstColumn="0" w:lastRowLastColumn="0"/>
          <w:trHeight w:val="300"/>
          <w:del w:id="1541"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hideMark/>
          </w:tcPr>
          <w:p w14:paraId="7B74FC29" w14:textId="0F4134B4" w:rsidR="009752B3" w:rsidRPr="009752B3" w:rsidDel="00CF4998" w:rsidRDefault="009752B3" w:rsidP="009752B3">
            <w:pPr>
              <w:rPr>
                <w:del w:id="1542" w:author="Shrikanth" w:date="2014-08-27T17:55:00Z"/>
                <w:rFonts w:ascii="Calibri" w:eastAsia="Times New Roman" w:hAnsi="Calibri" w:cs="Times New Roman"/>
                <w:color w:val="000000"/>
              </w:rPr>
            </w:pPr>
          </w:p>
        </w:tc>
        <w:tc>
          <w:tcPr>
            <w:tcW w:w="2120" w:type="dxa"/>
            <w:hideMark/>
          </w:tcPr>
          <w:p w14:paraId="51FAA1A9" w14:textId="538F8AA5"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543" w:author="Shrikanth" w:date="2014-08-27T17:55:00Z"/>
                <w:rFonts w:ascii="Calibri" w:eastAsia="Times New Roman" w:hAnsi="Calibri" w:cs="Times New Roman"/>
                <w:color w:val="000000"/>
              </w:rPr>
            </w:pPr>
            <w:del w:id="1544" w:author="Shrikanth" w:date="2014-08-27T17:55:00Z">
              <w:r w:rsidRPr="009752B3" w:rsidDel="00CF4998">
                <w:rPr>
                  <w:rFonts w:ascii="Calibri" w:eastAsia="Times New Roman" w:hAnsi="Calibri" w:cs="Times New Roman"/>
                  <w:color w:val="000000"/>
                </w:rPr>
                <w:delText>Invoke SVM training</w:delText>
              </w:r>
            </w:del>
          </w:p>
        </w:tc>
        <w:tc>
          <w:tcPr>
            <w:tcW w:w="1300" w:type="dxa"/>
            <w:hideMark/>
          </w:tcPr>
          <w:p w14:paraId="1718B879" w14:textId="44C6D10E"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545" w:author="Shrikanth" w:date="2014-08-27T17:55:00Z"/>
                <w:rFonts w:ascii="Calibri" w:eastAsia="Times New Roman" w:hAnsi="Calibri" w:cs="Times New Roman"/>
                <w:color w:val="000000"/>
              </w:rPr>
            </w:pPr>
            <w:del w:id="1546" w:author="Shrikanth" w:date="2014-08-27T17:55:00Z">
              <w:r w:rsidRPr="009752B3" w:rsidDel="00CF4998">
                <w:rPr>
                  <w:rFonts w:ascii="Calibri" w:eastAsia="Times New Roman" w:hAnsi="Calibri" w:cs="Times New Roman"/>
                  <w:color w:val="000000"/>
                </w:rPr>
                <w:delText>0:12 min</w:delText>
              </w:r>
            </w:del>
          </w:p>
        </w:tc>
        <w:tc>
          <w:tcPr>
            <w:tcW w:w="1514" w:type="dxa"/>
            <w:hideMark/>
          </w:tcPr>
          <w:p w14:paraId="2A69B8E6" w14:textId="1A4EDC42"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547" w:author="Shrikanth" w:date="2014-08-27T17:55:00Z"/>
                <w:rFonts w:ascii="Calibri" w:eastAsia="Times New Roman" w:hAnsi="Calibri" w:cs="Times New Roman"/>
                <w:color w:val="000000"/>
              </w:rPr>
            </w:pPr>
            <w:del w:id="1548" w:author="Shrikanth" w:date="2014-08-27T17:55:00Z">
              <w:r w:rsidRPr="009752B3" w:rsidDel="00CF4998">
                <w:rPr>
                  <w:rFonts w:ascii="Calibri" w:eastAsia="Times New Roman" w:hAnsi="Calibri" w:cs="Times New Roman"/>
                  <w:color w:val="000000"/>
                </w:rPr>
                <w:delText>12</w:delText>
              </w:r>
            </w:del>
          </w:p>
        </w:tc>
        <w:tc>
          <w:tcPr>
            <w:tcW w:w="1093" w:type="dxa"/>
            <w:hideMark/>
          </w:tcPr>
          <w:p w14:paraId="34E71936" w14:textId="5E647F1B"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549" w:author="Shrikanth" w:date="2014-08-27T17:55:00Z"/>
                <w:rFonts w:ascii="Calibri" w:eastAsia="Times New Roman" w:hAnsi="Calibri" w:cs="Times New Roman"/>
                <w:color w:val="000000"/>
              </w:rPr>
            </w:pPr>
            <w:del w:id="1550" w:author="Shrikanth" w:date="2014-08-27T17:55:00Z">
              <w:r w:rsidRPr="009752B3" w:rsidDel="00CF4998">
                <w:rPr>
                  <w:rFonts w:ascii="Calibri" w:eastAsia="Times New Roman" w:hAnsi="Calibri" w:cs="Times New Roman"/>
                  <w:color w:val="000000"/>
                </w:rPr>
                <w:delText>Correct</w:delText>
              </w:r>
            </w:del>
          </w:p>
        </w:tc>
        <w:tc>
          <w:tcPr>
            <w:tcW w:w="1159" w:type="dxa"/>
            <w:hideMark/>
          </w:tcPr>
          <w:p w14:paraId="20BEF54D" w14:textId="506D1250"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551" w:author="Shrikanth" w:date="2014-08-27T17:55:00Z"/>
                <w:rFonts w:ascii="Calibri" w:eastAsia="Times New Roman" w:hAnsi="Calibri" w:cs="Times New Roman"/>
                <w:color w:val="000000"/>
              </w:rPr>
            </w:pPr>
            <w:del w:id="1552" w:author="Shrikanth" w:date="2014-08-27T17:55:00Z">
              <w:r w:rsidRPr="009752B3" w:rsidDel="00CF4998">
                <w:rPr>
                  <w:rFonts w:ascii="Calibri" w:eastAsia="Times New Roman" w:hAnsi="Calibri" w:cs="Times New Roman"/>
                  <w:color w:val="000000"/>
                </w:rPr>
                <w:delText>0:35 min</w:delText>
              </w:r>
            </w:del>
          </w:p>
        </w:tc>
        <w:tc>
          <w:tcPr>
            <w:tcW w:w="1514" w:type="dxa"/>
            <w:hideMark/>
          </w:tcPr>
          <w:p w14:paraId="58D545CA" w14:textId="0364694C"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553" w:author="Shrikanth" w:date="2014-08-27T17:55:00Z"/>
                <w:rFonts w:ascii="Calibri" w:eastAsia="Times New Roman" w:hAnsi="Calibri" w:cs="Times New Roman"/>
                <w:color w:val="000000"/>
              </w:rPr>
            </w:pPr>
            <w:del w:id="1554" w:author="Shrikanth" w:date="2014-08-27T17:55:00Z">
              <w:r w:rsidRPr="009752B3" w:rsidDel="00CF4998">
                <w:rPr>
                  <w:rFonts w:ascii="Calibri" w:eastAsia="Times New Roman" w:hAnsi="Calibri" w:cs="Times New Roman"/>
                  <w:color w:val="000000"/>
                </w:rPr>
                <w:delText>35</w:delText>
              </w:r>
            </w:del>
          </w:p>
        </w:tc>
        <w:tc>
          <w:tcPr>
            <w:tcW w:w="1245" w:type="dxa"/>
            <w:hideMark/>
          </w:tcPr>
          <w:p w14:paraId="08E346C7" w14:textId="3E28411B"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555" w:author="Shrikanth" w:date="2014-08-27T17:55:00Z"/>
                <w:rFonts w:ascii="Calibri" w:eastAsia="Times New Roman" w:hAnsi="Calibri" w:cs="Times New Roman"/>
                <w:color w:val="000000"/>
              </w:rPr>
            </w:pPr>
            <w:del w:id="1556" w:author="Shrikanth" w:date="2014-08-27T17:55:00Z">
              <w:r w:rsidRPr="009752B3" w:rsidDel="00CF4998">
                <w:rPr>
                  <w:rFonts w:ascii="Calibri" w:eastAsia="Times New Roman" w:hAnsi="Calibri" w:cs="Times New Roman"/>
                  <w:color w:val="000000"/>
                </w:rPr>
                <w:delText>Correct</w:delText>
              </w:r>
            </w:del>
          </w:p>
        </w:tc>
      </w:tr>
      <w:tr w:rsidR="009752B3" w:rsidRPr="009752B3" w:rsidDel="00CF4998" w14:paraId="20CFD411" w14:textId="185E3974" w:rsidTr="009752B3">
        <w:trPr>
          <w:cnfStyle w:val="000000010000" w:firstRow="0" w:lastRow="0" w:firstColumn="0" w:lastColumn="0" w:oddVBand="0" w:evenVBand="0" w:oddHBand="0" w:evenHBand="1" w:firstRowFirstColumn="0" w:firstRowLastColumn="0" w:lastRowFirstColumn="0" w:lastRowLastColumn="0"/>
          <w:trHeight w:val="300"/>
          <w:del w:id="1557"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hideMark/>
          </w:tcPr>
          <w:p w14:paraId="4B20FFB8" w14:textId="769FAED2" w:rsidR="009752B3" w:rsidRPr="009752B3" w:rsidDel="00CF4998" w:rsidRDefault="009752B3" w:rsidP="009752B3">
            <w:pPr>
              <w:rPr>
                <w:del w:id="1558" w:author="Shrikanth" w:date="2014-08-27T17:55:00Z"/>
                <w:rFonts w:ascii="Calibri" w:eastAsia="Times New Roman" w:hAnsi="Calibri" w:cs="Times New Roman"/>
                <w:color w:val="000000"/>
              </w:rPr>
            </w:pPr>
          </w:p>
        </w:tc>
        <w:tc>
          <w:tcPr>
            <w:tcW w:w="2120" w:type="dxa"/>
            <w:hideMark/>
          </w:tcPr>
          <w:p w14:paraId="4BFF01BF" w14:textId="69329474"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559" w:author="Shrikanth" w:date="2014-08-27T17:55:00Z"/>
                <w:rFonts w:ascii="Calibri" w:eastAsia="Times New Roman" w:hAnsi="Calibri" w:cs="Times New Roman"/>
                <w:color w:val="000000"/>
              </w:rPr>
            </w:pPr>
            <w:del w:id="1560" w:author="Shrikanth" w:date="2014-08-27T17:55:00Z">
              <w:r w:rsidRPr="009752B3" w:rsidDel="00CF4998">
                <w:rPr>
                  <w:rFonts w:ascii="Calibri" w:eastAsia="Times New Roman" w:hAnsi="Calibri" w:cs="Times New Roman"/>
                  <w:color w:val="000000"/>
                </w:rPr>
                <w:delText>Dataset 2</w:delText>
              </w:r>
            </w:del>
          </w:p>
        </w:tc>
        <w:tc>
          <w:tcPr>
            <w:tcW w:w="1300" w:type="dxa"/>
            <w:hideMark/>
          </w:tcPr>
          <w:p w14:paraId="10F2D64E" w14:textId="54761FF9"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561" w:author="Shrikanth" w:date="2014-08-27T17:55:00Z"/>
                <w:rFonts w:ascii="Calibri" w:eastAsia="Times New Roman" w:hAnsi="Calibri" w:cs="Times New Roman"/>
                <w:color w:val="000000"/>
              </w:rPr>
            </w:pPr>
            <w:del w:id="1562" w:author="Shrikanth" w:date="2014-08-27T17:55:00Z">
              <w:r w:rsidRPr="009752B3" w:rsidDel="00CF4998">
                <w:rPr>
                  <w:rFonts w:ascii="Calibri" w:eastAsia="Times New Roman" w:hAnsi="Calibri" w:cs="Times New Roman"/>
                  <w:color w:val="000000"/>
                </w:rPr>
                <w:delText>3:20 min</w:delText>
              </w:r>
            </w:del>
          </w:p>
        </w:tc>
        <w:tc>
          <w:tcPr>
            <w:tcW w:w="1514" w:type="dxa"/>
            <w:hideMark/>
          </w:tcPr>
          <w:p w14:paraId="4F14209D" w14:textId="52B57AA2" w:rsidR="009752B3" w:rsidRPr="009752B3" w:rsidDel="00CF4998" w:rsidRDefault="009752B3" w:rsidP="009752B3">
            <w:pPr>
              <w:jc w:val="right"/>
              <w:cnfStyle w:val="000000010000" w:firstRow="0" w:lastRow="0" w:firstColumn="0" w:lastColumn="0" w:oddVBand="0" w:evenVBand="0" w:oddHBand="0" w:evenHBand="1" w:firstRowFirstColumn="0" w:firstRowLastColumn="0" w:lastRowFirstColumn="0" w:lastRowLastColumn="0"/>
              <w:rPr>
                <w:del w:id="1563" w:author="Shrikanth" w:date="2014-08-27T17:55:00Z"/>
                <w:rFonts w:ascii="Calibri" w:eastAsia="Times New Roman" w:hAnsi="Calibri" w:cs="Times New Roman"/>
                <w:color w:val="000000"/>
              </w:rPr>
            </w:pPr>
            <w:del w:id="1564" w:author="Shrikanth" w:date="2014-08-27T17:55:00Z">
              <w:r w:rsidRPr="009752B3" w:rsidDel="00CF4998">
                <w:rPr>
                  <w:rFonts w:ascii="Calibri" w:eastAsia="Times New Roman" w:hAnsi="Calibri" w:cs="Times New Roman"/>
                  <w:color w:val="000000"/>
                </w:rPr>
                <w:delText>200</w:delText>
              </w:r>
            </w:del>
          </w:p>
        </w:tc>
        <w:tc>
          <w:tcPr>
            <w:tcW w:w="1093" w:type="dxa"/>
            <w:hideMark/>
          </w:tcPr>
          <w:p w14:paraId="5233FC4E" w14:textId="172E7744"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565" w:author="Shrikanth" w:date="2014-08-27T17:55:00Z"/>
                <w:rFonts w:ascii="Calibri" w:eastAsia="Times New Roman" w:hAnsi="Calibri" w:cs="Times New Roman"/>
                <w:color w:val="000000"/>
              </w:rPr>
            </w:pPr>
            <w:del w:id="1566" w:author="Shrikanth" w:date="2014-08-27T17:55:00Z">
              <w:r w:rsidRPr="009752B3" w:rsidDel="00CF4998">
                <w:rPr>
                  <w:rFonts w:ascii="Calibri" w:eastAsia="Times New Roman" w:hAnsi="Calibri" w:cs="Times New Roman"/>
                  <w:color w:val="000000"/>
                </w:rPr>
                <w:delText>Correct</w:delText>
              </w:r>
            </w:del>
          </w:p>
        </w:tc>
        <w:tc>
          <w:tcPr>
            <w:tcW w:w="1159" w:type="dxa"/>
            <w:hideMark/>
          </w:tcPr>
          <w:p w14:paraId="2F630AF0" w14:textId="6CA21A15"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567" w:author="Shrikanth" w:date="2014-08-27T17:55:00Z"/>
                <w:rFonts w:ascii="Calibri" w:eastAsia="Times New Roman" w:hAnsi="Calibri" w:cs="Times New Roman"/>
                <w:color w:val="000000"/>
              </w:rPr>
            </w:pPr>
            <w:del w:id="1568" w:author="Shrikanth" w:date="2014-08-27T17:55:00Z">
              <w:r w:rsidRPr="009752B3" w:rsidDel="00CF4998">
                <w:rPr>
                  <w:rFonts w:ascii="Calibri" w:eastAsia="Times New Roman" w:hAnsi="Calibri" w:cs="Times New Roman"/>
                  <w:color w:val="000000"/>
                </w:rPr>
                <w:delText>5:50 min</w:delText>
              </w:r>
            </w:del>
          </w:p>
        </w:tc>
        <w:tc>
          <w:tcPr>
            <w:tcW w:w="1514" w:type="dxa"/>
            <w:hideMark/>
          </w:tcPr>
          <w:p w14:paraId="05A7616C" w14:textId="21CF822E" w:rsidR="009752B3" w:rsidRPr="009752B3" w:rsidDel="00CF4998" w:rsidRDefault="009752B3" w:rsidP="009752B3">
            <w:pPr>
              <w:jc w:val="right"/>
              <w:cnfStyle w:val="000000010000" w:firstRow="0" w:lastRow="0" w:firstColumn="0" w:lastColumn="0" w:oddVBand="0" w:evenVBand="0" w:oddHBand="0" w:evenHBand="1" w:firstRowFirstColumn="0" w:firstRowLastColumn="0" w:lastRowFirstColumn="0" w:lastRowLastColumn="0"/>
              <w:rPr>
                <w:del w:id="1569" w:author="Shrikanth" w:date="2014-08-27T17:55:00Z"/>
                <w:rFonts w:ascii="Calibri" w:eastAsia="Times New Roman" w:hAnsi="Calibri" w:cs="Times New Roman"/>
                <w:color w:val="000000"/>
              </w:rPr>
            </w:pPr>
            <w:del w:id="1570" w:author="Shrikanth" w:date="2014-08-27T17:55:00Z">
              <w:r w:rsidRPr="009752B3" w:rsidDel="00CF4998">
                <w:rPr>
                  <w:rFonts w:ascii="Calibri" w:eastAsia="Times New Roman" w:hAnsi="Calibri" w:cs="Times New Roman"/>
                  <w:color w:val="000000"/>
                </w:rPr>
                <w:delText>350</w:delText>
              </w:r>
            </w:del>
          </w:p>
        </w:tc>
        <w:tc>
          <w:tcPr>
            <w:tcW w:w="1245" w:type="dxa"/>
            <w:hideMark/>
          </w:tcPr>
          <w:p w14:paraId="0151239C" w14:textId="30C1DD94"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571" w:author="Shrikanth" w:date="2014-08-27T17:55:00Z"/>
                <w:rFonts w:ascii="Calibri" w:eastAsia="Times New Roman" w:hAnsi="Calibri" w:cs="Times New Roman"/>
                <w:color w:val="000000"/>
              </w:rPr>
            </w:pPr>
            <w:del w:id="1572" w:author="Shrikanth" w:date="2014-08-27T17:55:00Z">
              <w:r w:rsidRPr="009752B3" w:rsidDel="00CF4998">
                <w:rPr>
                  <w:rFonts w:ascii="Calibri" w:eastAsia="Times New Roman" w:hAnsi="Calibri" w:cs="Times New Roman"/>
                  <w:color w:val="000000"/>
                </w:rPr>
                <w:delText>Correct</w:delText>
              </w:r>
            </w:del>
          </w:p>
        </w:tc>
      </w:tr>
      <w:tr w:rsidR="009752B3" w:rsidRPr="009752B3" w:rsidDel="00CF4998" w14:paraId="50E2B22A" w14:textId="39A30089" w:rsidTr="009752B3">
        <w:trPr>
          <w:cnfStyle w:val="000000100000" w:firstRow="0" w:lastRow="0" w:firstColumn="0" w:lastColumn="0" w:oddVBand="0" w:evenVBand="0" w:oddHBand="1" w:evenHBand="0" w:firstRowFirstColumn="0" w:firstRowLastColumn="0" w:lastRowFirstColumn="0" w:lastRowLastColumn="0"/>
          <w:trHeight w:val="600"/>
          <w:del w:id="1573"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hideMark/>
          </w:tcPr>
          <w:p w14:paraId="60075316" w14:textId="71CEE3F0" w:rsidR="009752B3" w:rsidRPr="009752B3" w:rsidDel="00CF4998" w:rsidRDefault="009752B3" w:rsidP="009752B3">
            <w:pPr>
              <w:rPr>
                <w:del w:id="1574" w:author="Shrikanth" w:date="2014-08-27T17:55:00Z"/>
                <w:rFonts w:ascii="Calibri" w:eastAsia="Times New Roman" w:hAnsi="Calibri" w:cs="Times New Roman"/>
                <w:color w:val="000000"/>
              </w:rPr>
            </w:pPr>
          </w:p>
        </w:tc>
        <w:tc>
          <w:tcPr>
            <w:tcW w:w="2120" w:type="dxa"/>
            <w:hideMark/>
          </w:tcPr>
          <w:p w14:paraId="140B6034" w14:textId="290B755C"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575" w:author="Shrikanth" w:date="2014-08-27T17:55:00Z"/>
                <w:rFonts w:ascii="Calibri" w:eastAsia="Times New Roman" w:hAnsi="Calibri" w:cs="Times New Roman"/>
                <w:color w:val="000000"/>
              </w:rPr>
            </w:pPr>
            <w:del w:id="1576" w:author="Shrikanth" w:date="2014-08-27T17:55:00Z">
              <w:r w:rsidRPr="009752B3" w:rsidDel="00CF4998">
                <w:rPr>
                  <w:rFonts w:ascii="Calibri" w:eastAsia="Times New Roman" w:hAnsi="Calibri" w:cs="Times New Roman"/>
                  <w:color w:val="000000"/>
                </w:rPr>
                <w:delText>Invoke SVM testing on dataset2</w:delText>
              </w:r>
            </w:del>
          </w:p>
        </w:tc>
        <w:tc>
          <w:tcPr>
            <w:tcW w:w="1300" w:type="dxa"/>
            <w:hideMark/>
          </w:tcPr>
          <w:p w14:paraId="13766796" w14:textId="37A217F9"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577" w:author="Shrikanth" w:date="2014-08-27T17:55:00Z"/>
                <w:rFonts w:ascii="Calibri" w:eastAsia="Times New Roman" w:hAnsi="Calibri" w:cs="Times New Roman"/>
                <w:color w:val="000000"/>
              </w:rPr>
            </w:pPr>
            <w:del w:id="1578" w:author="Shrikanth" w:date="2014-08-27T17:55:00Z">
              <w:r w:rsidRPr="009752B3" w:rsidDel="00CF4998">
                <w:rPr>
                  <w:rFonts w:ascii="Calibri" w:eastAsia="Times New Roman" w:hAnsi="Calibri" w:cs="Times New Roman"/>
                  <w:color w:val="000000"/>
                </w:rPr>
                <w:delText>0:14 min</w:delText>
              </w:r>
            </w:del>
          </w:p>
        </w:tc>
        <w:tc>
          <w:tcPr>
            <w:tcW w:w="1514" w:type="dxa"/>
            <w:hideMark/>
          </w:tcPr>
          <w:p w14:paraId="40709DEA" w14:textId="607E8538"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579" w:author="Shrikanth" w:date="2014-08-27T17:55:00Z"/>
                <w:rFonts w:ascii="Calibri" w:eastAsia="Times New Roman" w:hAnsi="Calibri" w:cs="Times New Roman"/>
                <w:color w:val="000000"/>
              </w:rPr>
            </w:pPr>
            <w:del w:id="1580" w:author="Shrikanth" w:date="2014-08-27T17:55:00Z">
              <w:r w:rsidRPr="009752B3" w:rsidDel="00CF4998">
                <w:rPr>
                  <w:rFonts w:ascii="Calibri" w:eastAsia="Times New Roman" w:hAnsi="Calibri" w:cs="Times New Roman"/>
                  <w:color w:val="000000"/>
                </w:rPr>
                <w:delText>14</w:delText>
              </w:r>
            </w:del>
          </w:p>
        </w:tc>
        <w:tc>
          <w:tcPr>
            <w:tcW w:w="1093" w:type="dxa"/>
            <w:hideMark/>
          </w:tcPr>
          <w:p w14:paraId="3B66EB3B" w14:textId="70C9A668"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581" w:author="Shrikanth" w:date="2014-08-27T17:55:00Z"/>
                <w:rFonts w:ascii="Calibri" w:eastAsia="Times New Roman" w:hAnsi="Calibri" w:cs="Times New Roman"/>
                <w:color w:val="000000"/>
              </w:rPr>
            </w:pPr>
            <w:del w:id="1582" w:author="Shrikanth" w:date="2014-08-27T17:55:00Z">
              <w:r w:rsidRPr="009752B3" w:rsidDel="00CF4998">
                <w:rPr>
                  <w:rFonts w:ascii="Calibri" w:eastAsia="Times New Roman" w:hAnsi="Calibri" w:cs="Times New Roman"/>
                  <w:color w:val="000000"/>
                </w:rPr>
                <w:delText>Correct</w:delText>
              </w:r>
            </w:del>
          </w:p>
        </w:tc>
        <w:tc>
          <w:tcPr>
            <w:tcW w:w="1159" w:type="dxa"/>
            <w:hideMark/>
          </w:tcPr>
          <w:p w14:paraId="765B0C60" w14:textId="0301E7A9"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583" w:author="Shrikanth" w:date="2014-08-27T17:55:00Z"/>
                <w:rFonts w:ascii="Calibri" w:eastAsia="Times New Roman" w:hAnsi="Calibri" w:cs="Times New Roman"/>
                <w:color w:val="000000"/>
              </w:rPr>
            </w:pPr>
            <w:del w:id="1584" w:author="Shrikanth" w:date="2014-08-27T17:55:00Z">
              <w:r w:rsidRPr="009752B3" w:rsidDel="00CF4998">
                <w:rPr>
                  <w:rFonts w:ascii="Calibri" w:eastAsia="Times New Roman" w:hAnsi="Calibri" w:cs="Times New Roman"/>
                  <w:color w:val="000000"/>
                </w:rPr>
                <w:delText>0:30 min</w:delText>
              </w:r>
            </w:del>
          </w:p>
        </w:tc>
        <w:tc>
          <w:tcPr>
            <w:tcW w:w="1514" w:type="dxa"/>
            <w:hideMark/>
          </w:tcPr>
          <w:p w14:paraId="1DF6A5D4" w14:textId="7B20E5E1"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585" w:author="Shrikanth" w:date="2014-08-27T17:55:00Z"/>
                <w:rFonts w:ascii="Calibri" w:eastAsia="Times New Roman" w:hAnsi="Calibri" w:cs="Times New Roman"/>
                <w:color w:val="000000"/>
              </w:rPr>
            </w:pPr>
            <w:del w:id="1586" w:author="Shrikanth" w:date="2014-08-27T17:55:00Z">
              <w:r w:rsidRPr="009752B3" w:rsidDel="00CF4998">
                <w:rPr>
                  <w:rFonts w:ascii="Calibri" w:eastAsia="Times New Roman" w:hAnsi="Calibri" w:cs="Times New Roman"/>
                  <w:color w:val="000000"/>
                </w:rPr>
                <w:delText>30</w:delText>
              </w:r>
            </w:del>
          </w:p>
        </w:tc>
        <w:tc>
          <w:tcPr>
            <w:tcW w:w="1245" w:type="dxa"/>
            <w:hideMark/>
          </w:tcPr>
          <w:p w14:paraId="1A447FAC" w14:textId="381FDE61"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587" w:author="Shrikanth" w:date="2014-08-27T17:55:00Z"/>
                <w:rFonts w:ascii="Calibri" w:eastAsia="Times New Roman" w:hAnsi="Calibri" w:cs="Times New Roman"/>
                <w:color w:val="000000"/>
              </w:rPr>
            </w:pPr>
            <w:del w:id="1588" w:author="Shrikanth" w:date="2014-08-27T17:55:00Z">
              <w:r w:rsidRPr="009752B3" w:rsidDel="00CF4998">
                <w:rPr>
                  <w:rFonts w:ascii="Calibri" w:eastAsia="Times New Roman" w:hAnsi="Calibri" w:cs="Times New Roman"/>
                  <w:color w:val="000000"/>
                </w:rPr>
                <w:delText>Correct</w:delText>
              </w:r>
            </w:del>
          </w:p>
        </w:tc>
      </w:tr>
      <w:tr w:rsidR="009752B3" w:rsidRPr="009752B3" w:rsidDel="00CF4998" w14:paraId="5C064543" w14:textId="2E177AE2" w:rsidTr="009752B3">
        <w:trPr>
          <w:cnfStyle w:val="000000010000" w:firstRow="0" w:lastRow="0" w:firstColumn="0" w:lastColumn="0" w:oddVBand="0" w:evenVBand="0" w:oddHBand="0" w:evenHBand="1" w:firstRowFirstColumn="0" w:firstRowLastColumn="0" w:lastRowFirstColumn="0" w:lastRowLastColumn="0"/>
          <w:trHeight w:val="900"/>
          <w:del w:id="1589"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hideMark/>
          </w:tcPr>
          <w:p w14:paraId="23D9D671" w14:textId="3D5864AE" w:rsidR="009752B3" w:rsidRPr="009752B3" w:rsidDel="00CF4998" w:rsidRDefault="009752B3" w:rsidP="009752B3">
            <w:pPr>
              <w:rPr>
                <w:del w:id="1590" w:author="Shrikanth" w:date="2014-08-27T17:55:00Z"/>
                <w:rFonts w:ascii="Calibri" w:eastAsia="Times New Roman" w:hAnsi="Calibri" w:cs="Times New Roman"/>
                <w:color w:val="000000"/>
              </w:rPr>
            </w:pPr>
          </w:p>
        </w:tc>
        <w:tc>
          <w:tcPr>
            <w:tcW w:w="2120" w:type="dxa"/>
            <w:hideMark/>
          </w:tcPr>
          <w:p w14:paraId="77047714" w14:textId="5FF5DBF6"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591" w:author="Shrikanth" w:date="2014-08-27T17:55:00Z"/>
                <w:rFonts w:ascii="Calibri" w:eastAsia="Times New Roman" w:hAnsi="Calibri" w:cs="Times New Roman"/>
                <w:color w:val="000000"/>
              </w:rPr>
            </w:pPr>
            <w:del w:id="1592" w:author="Shrikanth" w:date="2014-08-27T17:55:00Z">
              <w:r w:rsidRPr="009752B3" w:rsidDel="00CF4998">
                <w:rPr>
                  <w:rFonts w:ascii="Calibri" w:eastAsia="Times New Roman" w:hAnsi="Calibri" w:cs="Times New Roman"/>
                  <w:color w:val="000000"/>
                </w:rPr>
                <w:delText>Invoke SVM training using dat</w:delText>
              </w:r>
              <w:r w:rsidR="00195733" w:rsidDel="00CF4998">
                <w:rPr>
                  <w:rFonts w:ascii="Calibri" w:eastAsia="Times New Roman" w:hAnsi="Calibri" w:cs="Times New Roman"/>
                  <w:color w:val="000000"/>
                </w:rPr>
                <w:delText>a</w:delText>
              </w:r>
              <w:r w:rsidRPr="009752B3" w:rsidDel="00CF4998">
                <w:rPr>
                  <w:rFonts w:ascii="Calibri" w:eastAsia="Times New Roman" w:hAnsi="Calibri" w:cs="Times New Roman"/>
                  <w:color w:val="000000"/>
                </w:rPr>
                <w:delText xml:space="preserve"> set 1 and 2 combined</w:delText>
              </w:r>
            </w:del>
          </w:p>
        </w:tc>
        <w:tc>
          <w:tcPr>
            <w:tcW w:w="1300" w:type="dxa"/>
            <w:hideMark/>
          </w:tcPr>
          <w:p w14:paraId="015925CB" w14:textId="76045830"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593" w:author="Shrikanth" w:date="2014-08-27T17:55:00Z"/>
                <w:rFonts w:ascii="Calibri" w:eastAsia="Times New Roman" w:hAnsi="Calibri" w:cs="Times New Roman"/>
                <w:color w:val="000000"/>
              </w:rPr>
            </w:pPr>
            <w:del w:id="1594" w:author="Shrikanth" w:date="2014-08-27T17:55:00Z">
              <w:r w:rsidRPr="009752B3" w:rsidDel="00CF4998">
                <w:rPr>
                  <w:rFonts w:ascii="Calibri" w:eastAsia="Times New Roman" w:hAnsi="Calibri" w:cs="Times New Roman"/>
                  <w:color w:val="000000"/>
                </w:rPr>
                <w:delText>0:29 min</w:delText>
              </w:r>
            </w:del>
          </w:p>
        </w:tc>
        <w:tc>
          <w:tcPr>
            <w:tcW w:w="1514" w:type="dxa"/>
            <w:hideMark/>
          </w:tcPr>
          <w:p w14:paraId="540B8309" w14:textId="1FB811E4" w:rsidR="009752B3" w:rsidRPr="009752B3" w:rsidDel="00CF4998" w:rsidRDefault="009752B3" w:rsidP="009752B3">
            <w:pPr>
              <w:jc w:val="right"/>
              <w:cnfStyle w:val="000000010000" w:firstRow="0" w:lastRow="0" w:firstColumn="0" w:lastColumn="0" w:oddVBand="0" w:evenVBand="0" w:oddHBand="0" w:evenHBand="1" w:firstRowFirstColumn="0" w:firstRowLastColumn="0" w:lastRowFirstColumn="0" w:lastRowLastColumn="0"/>
              <w:rPr>
                <w:del w:id="1595" w:author="Shrikanth" w:date="2014-08-27T17:55:00Z"/>
                <w:rFonts w:ascii="Calibri" w:eastAsia="Times New Roman" w:hAnsi="Calibri" w:cs="Times New Roman"/>
                <w:color w:val="000000"/>
              </w:rPr>
            </w:pPr>
            <w:del w:id="1596" w:author="Shrikanth" w:date="2014-08-27T17:55:00Z">
              <w:r w:rsidRPr="009752B3" w:rsidDel="00CF4998">
                <w:rPr>
                  <w:rFonts w:ascii="Calibri" w:eastAsia="Times New Roman" w:hAnsi="Calibri" w:cs="Times New Roman"/>
                  <w:color w:val="000000"/>
                </w:rPr>
                <w:delText>29</w:delText>
              </w:r>
            </w:del>
          </w:p>
        </w:tc>
        <w:tc>
          <w:tcPr>
            <w:tcW w:w="1093" w:type="dxa"/>
            <w:hideMark/>
          </w:tcPr>
          <w:p w14:paraId="58AEC324" w14:textId="73931365"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597" w:author="Shrikanth" w:date="2014-08-27T17:55:00Z"/>
                <w:rFonts w:ascii="Calibri" w:eastAsia="Times New Roman" w:hAnsi="Calibri" w:cs="Times New Roman"/>
                <w:color w:val="000000"/>
              </w:rPr>
            </w:pPr>
            <w:del w:id="1598" w:author="Shrikanth" w:date="2014-08-27T17:55:00Z">
              <w:r w:rsidRPr="009752B3" w:rsidDel="00CF4998">
                <w:rPr>
                  <w:rFonts w:ascii="Calibri" w:eastAsia="Times New Roman" w:hAnsi="Calibri" w:cs="Times New Roman"/>
                  <w:color w:val="000000"/>
                </w:rPr>
                <w:delText>Correct</w:delText>
              </w:r>
            </w:del>
          </w:p>
        </w:tc>
        <w:tc>
          <w:tcPr>
            <w:tcW w:w="1159" w:type="dxa"/>
            <w:hideMark/>
          </w:tcPr>
          <w:p w14:paraId="43811D56" w14:textId="6C5BF30A"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599" w:author="Shrikanth" w:date="2014-08-27T17:55:00Z"/>
                <w:rFonts w:ascii="Calibri" w:eastAsia="Times New Roman" w:hAnsi="Calibri" w:cs="Times New Roman"/>
                <w:color w:val="000000"/>
              </w:rPr>
            </w:pPr>
            <w:del w:id="1600" w:author="Shrikanth" w:date="2014-08-27T17:55:00Z">
              <w:r w:rsidRPr="009752B3" w:rsidDel="00CF4998">
                <w:rPr>
                  <w:rFonts w:ascii="Calibri" w:eastAsia="Times New Roman" w:hAnsi="Calibri" w:cs="Times New Roman"/>
                  <w:color w:val="000000"/>
                </w:rPr>
                <w:delText>1:20 min</w:delText>
              </w:r>
            </w:del>
          </w:p>
        </w:tc>
        <w:tc>
          <w:tcPr>
            <w:tcW w:w="1514" w:type="dxa"/>
            <w:hideMark/>
          </w:tcPr>
          <w:p w14:paraId="4B4F3D3D" w14:textId="1E87AF76" w:rsidR="009752B3" w:rsidRPr="009752B3" w:rsidDel="00CF4998" w:rsidRDefault="009752B3" w:rsidP="009752B3">
            <w:pPr>
              <w:jc w:val="right"/>
              <w:cnfStyle w:val="000000010000" w:firstRow="0" w:lastRow="0" w:firstColumn="0" w:lastColumn="0" w:oddVBand="0" w:evenVBand="0" w:oddHBand="0" w:evenHBand="1" w:firstRowFirstColumn="0" w:firstRowLastColumn="0" w:lastRowFirstColumn="0" w:lastRowLastColumn="0"/>
              <w:rPr>
                <w:del w:id="1601" w:author="Shrikanth" w:date="2014-08-27T17:55:00Z"/>
                <w:rFonts w:ascii="Calibri" w:eastAsia="Times New Roman" w:hAnsi="Calibri" w:cs="Times New Roman"/>
                <w:color w:val="000000"/>
              </w:rPr>
            </w:pPr>
            <w:del w:id="1602" w:author="Shrikanth" w:date="2014-08-27T17:55:00Z">
              <w:r w:rsidRPr="009752B3" w:rsidDel="00CF4998">
                <w:rPr>
                  <w:rFonts w:ascii="Calibri" w:eastAsia="Times New Roman" w:hAnsi="Calibri" w:cs="Times New Roman"/>
                  <w:color w:val="000000"/>
                </w:rPr>
                <w:delText>80</w:delText>
              </w:r>
            </w:del>
          </w:p>
        </w:tc>
        <w:tc>
          <w:tcPr>
            <w:tcW w:w="1245" w:type="dxa"/>
            <w:hideMark/>
          </w:tcPr>
          <w:p w14:paraId="39ED3490" w14:textId="5662F9D6"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603" w:author="Shrikanth" w:date="2014-08-27T17:55:00Z"/>
                <w:rFonts w:ascii="Calibri" w:eastAsia="Times New Roman" w:hAnsi="Calibri" w:cs="Times New Roman"/>
                <w:color w:val="000000"/>
              </w:rPr>
            </w:pPr>
            <w:del w:id="1604" w:author="Shrikanth" w:date="2014-08-27T17:55:00Z">
              <w:r w:rsidRPr="009752B3" w:rsidDel="00CF4998">
                <w:rPr>
                  <w:rFonts w:ascii="Calibri" w:eastAsia="Times New Roman" w:hAnsi="Calibri" w:cs="Times New Roman"/>
                  <w:color w:val="000000"/>
                </w:rPr>
                <w:delText>Correct</w:delText>
              </w:r>
            </w:del>
          </w:p>
        </w:tc>
      </w:tr>
      <w:tr w:rsidR="009752B3" w:rsidRPr="009752B3" w:rsidDel="00CF4998" w14:paraId="154FF81B" w14:textId="0E277077" w:rsidTr="009752B3">
        <w:trPr>
          <w:cnfStyle w:val="000000100000" w:firstRow="0" w:lastRow="0" w:firstColumn="0" w:lastColumn="0" w:oddVBand="0" w:evenVBand="0" w:oddHBand="1" w:evenHBand="0" w:firstRowFirstColumn="0" w:firstRowLastColumn="0" w:lastRowFirstColumn="0" w:lastRowLastColumn="0"/>
          <w:trHeight w:val="300"/>
          <w:del w:id="1605"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hideMark/>
          </w:tcPr>
          <w:p w14:paraId="779C0A15" w14:textId="55D1F868" w:rsidR="009752B3" w:rsidRPr="009752B3" w:rsidDel="00CF4998" w:rsidRDefault="009752B3" w:rsidP="009752B3">
            <w:pPr>
              <w:rPr>
                <w:del w:id="1606" w:author="Shrikanth" w:date="2014-08-27T17:55:00Z"/>
                <w:rFonts w:ascii="Calibri" w:eastAsia="Times New Roman" w:hAnsi="Calibri" w:cs="Times New Roman"/>
                <w:color w:val="000000"/>
              </w:rPr>
            </w:pPr>
          </w:p>
        </w:tc>
        <w:tc>
          <w:tcPr>
            <w:tcW w:w="2120" w:type="dxa"/>
            <w:hideMark/>
          </w:tcPr>
          <w:p w14:paraId="383BB34D" w14:textId="7333927B"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607" w:author="Shrikanth" w:date="2014-08-27T17:55:00Z"/>
                <w:rFonts w:ascii="Calibri" w:eastAsia="Times New Roman" w:hAnsi="Calibri" w:cs="Times New Roman"/>
                <w:color w:val="000000"/>
              </w:rPr>
            </w:pPr>
            <w:del w:id="1608" w:author="Shrikanth" w:date="2014-08-27T17:55:00Z">
              <w:r w:rsidRPr="009752B3" w:rsidDel="00CF4998">
                <w:rPr>
                  <w:rFonts w:ascii="Calibri" w:eastAsia="Times New Roman" w:hAnsi="Calibri" w:cs="Times New Roman"/>
                  <w:color w:val="000000"/>
                </w:rPr>
                <w:delText>Dataset 3</w:delText>
              </w:r>
            </w:del>
          </w:p>
        </w:tc>
        <w:tc>
          <w:tcPr>
            <w:tcW w:w="1300" w:type="dxa"/>
            <w:noWrap/>
            <w:hideMark/>
          </w:tcPr>
          <w:p w14:paraId="655A6B8F" w14:textId="1C877DAF"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609" w:author="Shrikanth" w:date="2014-08-27T17:55:00Z"/>
                <w:rFonts w:ascii="Calibri" w:eastAsia="Times New Roman" w:hAnsi="Calibri" w:cs="Times New Roman"/>
                <w:color w:val="000000"/>
              </w:rPr>
            </w:pPr>
            <w:del w:id="1610" w:author="Shrikanth" w:date="2014-08-27T17:55:00Z">
              <w:r w:rsidRPr="009752B3" w:rsidDel="00CF4998">
                <w:rPr>
                  <w:rFonts w:ascii="Calibri" w:eastAsia="Times New Roman" w:hAnsi="Calibri" w:cs="Times New Roman"/>
                  <w:color w:val="000000"/>
                </w:rPr>
                <w:delText>3:13 min</w:delText>
              </w:r>
            </w:del>
          </w:p>
        </w:tc>
        <w:tc>
          <w:tcPr>
            <w:tcW w:w="1514" w:type="dxa"/>
            <w:hideMark/>
          </w:tcPr>
          <w:p w14:paraId="58DD3DF1" w14:textId="14ED65F0"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611" w:author="Shrikanth" w:date="2014-08-27T17:55:00Z"/>
                <w:rFonts w:ascii="Calibri" w:eastAsia="Times New Roman" w:hAnsi="Calibri" w:cs="Times New Roman"/>
                <w:color w:val="000000"/>
              </w:rPr>
            </w:pPr>
            <w:del w:id="1612" w:author="Shrikanth" w:date="2014-08-27T17:55:00Z">
              <w:r w:rsidRPr="009752B3" w:rsidDel="00CF4998">
                <w:rPr>
                  <w:rFonts w:ascii="Calibri" w:eastAsia="Times New Roman" w:hAnsi="Calibri" w:cs="Times New Roman"/>
                  <w:color w:val="000000"/>
                </w:rPr>
                <w:delText>193</w:delText>
              </w:r>
            </w:del>
          </w:p>
        </w:tc>
        <w:tc>
          <w:tcPr>
            <w:tcW w:w="1093" w:type="dxa"/>
            <w:hideMark/>
          </w:tcPr>
          <w:p w14:paraId="3A9E1D18" w14:textId="726C66FA"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613" w:author="Shrikanth" w:date="2014-08-27T17:55:00Z"/>
                <w:rFonts w:ascii="Calibri" w:eastAsia="Times New Roman" w:hAnsi="Calibri" w:cs="Times New Roman"/>
                <w:color w:val="000000"/>
              </w:rPr>
            </w:pPr>
            <w:del w:id="1614" w:author="Shrikanth" w:date="2014-08-27T17:55:00Z">
              <w:r w:rsidRPr="009752B3" w:rsidDel="00CF4998">
                <w:rPr>
                  <w:rFonts w:ascii="Calibri" w:eastAsia="Times New Roman" w:hAnsi="Calibri" w:cs="Times New Roman"/>
                  <w:color w:val="000000"/>
                </w:rPr>
                <w:delText>Correct</w:delText>
              </w:r>
            </w:del>
          </w:p>
        </w:tc>
        <w:tc>
          <w:tcPr>
            <w:tcW w:w="1159" w:type="dxa"/>
            <w:hideMark/>
          </w:tcPr>
          <w:p w14:paraId="5ECEF3B0" w14:textId="6DF37CEA"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615" w:author="Shrikanth" w:date="2014-08-27T17:55:00Z"/>
                <w:rFonts w:ascii="Calibri" w:eastAsia="Times New Roman" w:hAnsi="Calibri" w:cs="Times New Roman"/>
                <w:color w:val="000000"/>
              </w:rPr>
            </w:pPr>
            <w:del w:id="1616" w:author="Shrikanth" w:date="2014-08-27T17:55:00Z">
              <w:r w:rsidRPr="009752B3" w:rsidDel="00CF4998">
                <w:rPr>
                  <w:rFonts w:ascii="Calibri" w:eastAsia="Times New Roman" w:hAnsi="Calibri" w:cs="Times New Roman"/>
                  <w:color w:val="000000"/>
                </w:rPr>
                <w:delText>5:43 min</w:delText>
              </w:r>
            </w:del>
          </w:p>
        </w:tc>
        <w:tc>
          <w:tcPr>
            <w:tcW w:w="1514" w:type="dxa"/>
            <w:hideMark/>
          </w:tcPr>
          <w:p w14:paraId="44679C33" w14:textId="310C0469"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617" w:author="Shrikanth" w:date="2014-08-27T17:55:00Z"/>
                <w:rFonts w:ascii="Calibri" w:eastAsia="Times New Roman" w:hAnsi="Calibri" w:cs="Times New Roman"/>
                <w:color w:val="000000"/>
              </w:rPr>
            </w:pPr>
            <w:del w:id="1618" w:author="Shrikanth" w:date="2014-08-27T17:55:00Z">
              <w:r w:rsidRPr="009752B3" w:rsidDel="00CF4998">
                <w:rPr>
                  <w:rFonts w:ascii="Calibri" w:eastAsia="Times New Roman" w:hAnsi="Calibri" w:cs="Times New Roman"/>
                  <w:color w:val="000000"/>
                </w:rPr>
                <w:delText>343</w:delText>
              </w:r>
            </w:del>
          </w:p>
        </w:tc>
        <w:tc>
          <w:tcPr>
            <w:tcW w:w="1245" w:type="dxa"/>
            <w:hideMark/>
          </w:tcPr>
          <w:p w14:paraId="55E034A1" w14:textId="3511FD19"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619" w:author="Shrikanth" w:date="2014-08-27T17:55:00Z"/>
                <w:rFonts w:ascii="Calibri" w:eastAsia="Times New Roman" w:hAnsi="Calibri" w:cs="Times New Roman"/>
                <w:color w:val="000000"/>
              </w:rPr>
            </w:pPr>
            <w:del w:id="1620" w:author="Shrikanth" w:date="2014-08-27T17:55:00Z">
              <w:r w:rsidRPr="009752B3" w:rsidDel="00CF4998">
                <w:rPr>
                  <w:rFonts w:ascii="Calibri" w:eastAsia="Times New Roman" w:hAnsi="Calibri" w:cs="Times New Roman"/>
                  <w:color w:val="000000"/>
                </w:rPr>
                <w:delText>Correct</w:delText>
              </w:r>
            </w:del>
          </w:p>
        </w:tc>
      </w:tr>
      <w:tr w:rsidR="009752B3" w:rsidRPr="009752B3" w:rsidDel="00CF4998" w14:paraId="205FD0FF" w14:textId="7BA3CA23" w:rsidTr="009752B3">
        <w:trPr>
          <w:cnfStyle w:val="000000010000" w:firstRow="0" w:lastRow="0" w:firstColumn="0" w:lastColumn="0" w:oddVBand="0" w:evenVBand="0" w:oddHBand="0" w:evenHBand="1" w:firstRowFirstColumn="0" w:firstRowLastColumn="0" w:lastRowFirstColumn="0" w:lastRowLastColumn="0"/>
          <w:trHeight w:val="600"/>
          <w:del w:id="1621"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hideMark/>
          </w:tcPr>
          <w:p w14:paraId="37EDE1B3" w14:textId="1A124A8B" w:rsidR="009752B3" w:rsidRPr="009752B3" w:rsidDel="00CF4998" w:rsidRDefault="009752B3" w:rsidP="009752B3">
            <w:pPr>
              <w:rPr>
                <w:del w:id="1622" w:author="Shrikanth" w:date="2014-08-27T17:55:00Z"/>
                <w:rFonts w:ascii="Calibri" w:eastAsia="Times New Roman" w:hAnsi="Calibri" w:cs="Times New Roman"/>
                <w:color w:val="000000"/>
              </w:rPr>
            </w:pPr>
          </w:p>
        </w:tc>
        <w:tc>
          <w:tcPr>
            <w:tcW w:w="2120" w:type="dxa"/>
            <w:hideMark/>
          </w:tcPr>
          <w:p w14:paraId="3BF86B37" w14:textId="4AC26AA5"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623" w:author="Shrikanth" w:date="2014-08-27T17:55:00Z"/>
                <w:rFonts w:ascii="Calibri" w:eastAsia="Times New Roman" w:hAnsi="Calibri" w:cs="Times New Roman"/>
                <w:color w:val="000000"/>
              </w:rPr>
            </w:pPr>
            <w:del w:id="1624" w:author="Shrikanth" w:date="2014-08-27T17:55:00Z">
              <w:r w:rsidRPr="009752B3" w:rsidDel="00CF4998">
                <w:rPr>
                  <w:rFonts w:ascii="Calibri" w:eastAsia="Times New Roman" w:hAnsi="Calibri" w:cs="Times New Roman"/>
                  <w:color w:val="000000"/>
                </w:rPr>
                <w:delText>Invoke SVM testing on dataset3</w:delText>
              </w:r>
            </w:del>
          </w:p>
        </w:tc>
        <w:tc>
          <w:tcPr>
            <w:tcW w:w="1300" w:type="dxa"/>
            <w:hideMark/>
          </w:tcPr>
          <w:p w14:paraId="4435F8FE" w14:textId="1F8225F8"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625" w:author="Shrikanth" w:date="2014-08-27T17:55:00Z"/>
                <w:rFonts w:ascii="Calibri" w:eastAsia="Times New Roman" w:hAnsi="Calibri" w:cs="Times New Roman"/>
                <w:color w:val="000000"/>
              </w:rPr>
            </w:pPr>
            <w:del w:id="1626" w:author="Shrikanth" w:date="2014-08-27T17:55:00Z">
              <w:r w:rsidRPr="009752B3" w:rsidDel="00CF4998">
                <w:rPr>
                  <w:rFonts w:ascii="Calibri" w:eastAsia="Times New Roman" w:hAnsi="Calibri" w:cs="Times New Roman"/>
                  <w:color w:val="000000"/>
                </w:rPr>
                <w:delText>0:12 min</w:delText>
              </w:r>
            </w:del>
          </w:p>
        </w:tc>
        <w:tc>
          <w:tcPr>
            <w:tcW w:w="1514" w:type="dxa"/>
            <w:hideMark/>
          </w:tcPr>
          <w:p w14:paraId="659E0435" w14:textId="5EF74F64" w:rsidR="009752B3" w:rsidRPr="009752B3" w:rsidDel="00CF4998" w:rsidRDefault="009752B3" w:rsidP="009752B3">
            <w:pPr>
              <w:jc w:val="right"/>
              <w:cnfStyle w:val="000000010000" w:firstRow="0" w:lastRow="0" w:firstColumn="0" w:lastColumn="0" w:oddVBand="0" w:evenVBand="0" w:oddHBand="0" w:evenHBand="1" w:firstRowFirstColumn="0" w:firstRowLastColumn="0" w:lastRowFirstColumn="0" w:lastRowLastColumn="0"/>
              <w:rPr>
                <w:del w:id="1627" w:author="Shrikanth" w:date="2014-08-27T17:55:00Z"/>
                <w:rFonts w:ascii="Calibri" w:eastAsia="Times New Roman" w:hAnsi="Calibri" w:cs="Times New Roman"/>
                <w:color w:val="000000"/>
              </w:rPr>
            </w:pPr>
            <w:del w:id="1628" w:author="Shrikanth" w:date="2014-08-27T17:55:00Z">
              <w:r w:rsidRPr="009752B3" w:rsidDel="00CF4998">
                <w:rPr>
                  <w:rFonts w:ascii="Calibri" w:eastAsia="Times New Roman" w:hAnsi="Calibri" w:cs="Times New Roman"/>
                  <w:color w:val="000000"/>
                </w:rPr>
                <w:delText>12</w:delText>
              </w:r>
            </w:del>
          </w:p>
        </w:tc>
        <w:tc>
          <w:tcPr>
            <w:tcW w:w="1093" w:type="dxa"/>
            <w:hideMark/>
          </w:tcPr>
          <w:p w14:paraId="7A146095" w14:textId="50ADA74A"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629" w:author="Shrikanth" w:date="2014-08-27T17:55:00Z"/>
                <w:rFonts w:ascii="Calibri" w:eastAsia="Times New Roman" w:hAnsi="Calibri" w:cs="Times New Roman"/>
                <w:color w:val="000000"/>
              </w:rPr>
            </w:pPr>
            <w:del w:id="1630" w:author="Shrikanth" w:date="2014-08-27T17:55:00Z">
              <w:r w:rsidRPr="009752B3" w:rsidDel="00CF4998">
                <w:rPr>
                  <w:rFonts w:ascii="Calibri" w:eastAsia="Times New Roman" w:hAnsi="Calibri" w:cs="Times New Roman"/>
                  <w:color w:val="000000"/>
                </w:rPr>
                <w:delText>Correct</w:delText>
              </w:r>
            </w:del>
          </w:p>
        </w:tc>
        <w:tc>
          <w:tcPr>
            <w:tcW w:w="1159" w:type="dxa"/>
            <w:hideMark/>
          </w:tcPr>
          <w:p w14:paraId="7ACA3394" w14:textId="30F7944E"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631" w:author="Shrikanth" w:date="2014-08-27T17:55:00Z"/>
                <w:rFonts w:ascii="Calibri" w:eastAsia="Times New Roman" w:hAnsi="Calibri" w:cs="Times New Roman"/>
                <w:color w:val="000000"/>
              </w:rPr>
            </w:pPr>
            <w:del w:id="1632" w:author="Shrikanth" w:date="2014-08-27T17:55:00Z">
              <w:r w:rsidRPr="009752B3" w:rsidDel="00CF4998">
                <w:rPr>
                  <w:rFonts w:ascii="Calibri" w:eastAsia="Times New Roman" w:hAnsi="Calibri" w:cs="Times New Roman"/>
                  <w:color w:val="000000"/>
                </w:rPr>
                <w:delText>0:29 min</w:delText>
              </w:r>
            </w:del>
          </w:p>
        </w:tc>
        <w:tc>
          <w:tcPr>
            <w:tcW w:w="1514" w:type="dxa"/>
            <w:hideMark/>
          </w:tcPr>
          <w:p w14:paraId="3A29B3EB" w14:textId="250146AF" w:rsidR="009752B3" w:rsidRPr="009752B3" w:rsidDel="00CF4998" w:rsidRDefault="009752B3" w:rsidP="009752B3">
            <w:pPr>
              <w:jc w:val="right"/>
              <w:cnfStyle w:val="000000010000" w:firstRow="0" w:lastRow="0" w:firstColumn="0" w:lastColumn="0" w:oddVBand="0" w:evenVBand="0" w:oddHBand="0" w:evenHBand="1" w:firstRowFirstColumn="0" w:firstRowLastColumn="0" w:lastRowFirstColumn="0" w:lastRowLastColumn="0"/>
              <w:rPr>
                <w:del w:id="1633" w:author="Shrikanth" w:date="2014-08-27T17:55:00Z"/>
                <w:rFonts w:ascii="Calibri" w:eastAsia="Times New Roman" w:hAnsi="Calibri" w:cs="Times New Roman"/>
                <w:color w:val="000000"/>
              </w:rPr>
            </w:pPr>
            <w:del w:id="1634" w:author="Shrikanth" w:date="2014-08-27T17:55:00Z">
              <w:r w:rsidRPr="009752B3" w:rsidDel="00CF4998">
                <w:rPr>
                  <w:rFonts w:ascii="Calibri" w:eastAsia="Times New Roman" w:hAnsi="Calibri" w:cs="Times New Roman"/>
                  <w:color w:val="000000"/>
                </w:rPr>
                <w:delText>29</w:delText>
              </w:r>
            </w:del>
          </w:p>
        </w:tc>
        <w:tc>
          <w:tcPr>
            <w:tcW w:w="1245" w:type="dxa"/>
            <w:hideMark/>
          </w:tcPr>
          <w:p w14:paraId="6CE821A6" w14:textId="3D0172F4"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635" w:author="Shrikanth" w:date="2014-08-27T17:55:00Z"/>
                <w:rFonts w:ascii="Calibri" w:eastAsia="Times New Roman" w:hAnsi="Calibri" w:cs="Times New Roman"/>
                <w:color w:val="000000"/>
              </w:rPr>
            </w:pPr>
            <w:del w:id="1636" w:author="Shrikanth" w:date="2014-08-27T17:55:00Z">
              <w:r w:rsidRPr="009752B3" w:rsidDel="00CF4998">
                <w:rPr>
                  <w:rFonts w:ascii="Calibri" w:eastAsia="Times New Roman" w:hAnsi="Calibri" w:cs="Times New Roman"/>
                  <w:color w:val="000000"/>
                </w:rPr>
                <w:delText>Correct</w:delText>
              </w:r>
            </w:del>
          </w:p>
        </w:tc>
      </w:tr>
      <w:tr w:rsidR="009752B3" w:rsidRPr="009752B3" w:rsidDel="00CF4998" w14:paraId="1F7299F7" w14:textId="5F52E320" w:rsidTr="009752B3">
        <w:trPr>
          <w:cnfStyle w:val="000000100000" w:firstRow="0" w:lastRow="0" w:firstColumn="0" w:lastColumn="0" w:oddVBand="0" w:evenVBand="0" w:oddHBand="1" w:evenHBand="0" w:firstRowFirstColumn="0" w:firstRowLastColumn="0" w:lastRowFirstColumn="0" w:lastRowLastColumn="0"/>
          <w:trHeight w:val="300"/>
          <w:del w:id="1637"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val="restart"/>
            <w:shd w:val="clear" w:color="auto" w:fill="auto"/>
            <w:noWrap/>
            <w:textDirection w:val="btLr"/>
            <w:hideMark/>
          </w:tcPr>
          <w:p w14:paraId="16E18B80" w14:textId="558E9634" w:rsidR="009752B3" w:rsidRPr="009752B3" w:rsidDel="00CF4998" w:rsidRDefault="009752B3" w:rsidP="009752B3">
            <w:pPr>
              <w:jc w:val="center"/>
              <w:rPr>
                <w:del w:id="1638" w:author="Shrikanth" w:date="2014-08-27T17:55:00Z"/>
                <w:rFonts w:ascii="Calibri" w:eastAsia="Times New Roman" w:hAnsi="Calibri" w:cs="Times New Roman"/>
                <w:color w:val="000000"/>
              </w:rPr>
            </w:pPr>
            <w:del w:id="1639" w:author="Shrikanth" w:date="2014-08-27T17:55:00Z">
              <w:r w:rsidRPr="009752B3" w:rsidDel="00CF4998">
                <w:rPr>
                  <w:rFonts w:ascii="Calibri" w:eastAsia="Times New Roman" w:hAnsi="Calibri" w:cs="Times New Roman"/>
                  <w:color w:val="000000"/>
                </w:rPr>
                <w:delText>Trial 2</w:delText>
              </w:r>
            </w:del>
          </w:p>
        </w:tc>
        <w:tc>
          <w:tcPr>
            <w:tcW w:w="2120" w:type="dxa"/>
            <w:hideMark/>
          </w:tcPr>
          <w:p w14:paraId="65B15E34" w14:textId="5A251B89"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640" w:author="Shrikanth" w:date="2014-08-27T17:55:00Z"/>
                <w:rFonts w:ascii="Calibri" w:eastAsia="Times New Roman" w:hAnsi="Calibri" w:cs="Times New Roman"/>
                <w:color w:val="000000"/>
              </w:rPr>
            </w:pPr>
            <w:del w:id="1641" w:author="Shrikanth" w:date="2014-08-27T17:55:00Z">
              <w:r w:rsidRPr="009752B3" w:rsidDel="00CF4998">
                <w:rPr>
                  <w:rFonts w:ascii="Calibri" w:eastAsia="Times New Roman" w:hAnsi="Calibri" w:cs="Times New Roman"/>
                  <w:color w:val="000000"/>
                </w:rPr>
                <w:delText>Dataset 1</w:delText>
              </w:r>
            </w:del>
          </w:p>
        </w:tc>
        <w:tc>
          <w:tcPr>
            <w:tcW w:w="1300" w:type="dxa"/>
            <w:hideMark/>
          </w:tcPr>
          <w:p w14:paraId="6077CD47" w14:textId="5C9E3E05"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642" w:author="Shrikanth" w:date="2014-08-27T17:55:00Z"/>
                <w:rFonts w:ascii="Calibri" w:eastAsia="Times New Roman" w:hAnsi="Calibri" w:cs="Times New Roman"/>
                <w:color w:val="000000"/>
              </w:rPr>
            </w:pPr>
            <w:del w:id="1643" w:author="Shrikanth" w:date="2014-08-27T17:55:00Z">
              <w:r w:rsidRPr="009752B3" w:rsidDel="00CF4998">
                <w:rPr>
                  <w:rFonts w:ascii="Calibri" w:eastAsia="Times New Roman" w:hAnsi="Calibri" w:cs="Times New Roman"/>
                  <w:color w:val="000000"/>
                </w:rPr>
                <w:delText>3:18 min</w:delText>
              </w:r>
            </w:del>
          </w:p>
        </w:tc>
        <w:tc>
          <w:tcPr>
            <w:tcW w:w="1514" w:type="dxa"/>
            <w:hideMark/>
          </w:tcPr>
          <w:p w14:paraId="6F0AF535" w14:textId="3DBE2B32"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644" w:author="Shrikanth" w:date="2014-08-27T17:55:00Z"/>
                <w:rFonts w:ascii="Calibri" w:eastAsia="Times New Roman" w:hAnsi="Calibri" w:cs="Times New Roman"/>
                <w:color w:val="000000"/>
              </w:rPr>
            </w:pPr>
            <w:del w:id="1645" w:author="Shrikanth" w:date="2014-08-27T17:55:00Z">
              <w:r w:rsidRPr="009752B3" w:rsidDel="00CF4998">
                <w:rPr>
                  <w:rFonts w:ascii="Calibri" w:eastAsia="Times New Roman" w:hAnsi="Calibri" w:cs="Times New Roman"/>
                  <w:color w:val="000000"/>
                </w:rPr>
                <w:delText>198</w:delText>
              </w:r>
            </w:del>
          </w:p>
        </w:tc>
        <w:tc>
          <w:tcPr>
            <w:tcW w:w="1093" w:type="dxa"/>
            <w:hideMark/>
          </w:tcPr>
          <w:p w14:paraId="126DD8FC" w14:textId="438BEDC9"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646" w:author="Shrikanth" w:date="2014-08-27T17:55:00Z"/>
                <w:rFonts w:ascii="Calibri" w:eastAsia="Times New Roman" w:hAnsi="Calibri" w:cs="Times New Roman"/>
                <w:color w:val="000000"/>
              </w:rPr>
            </w:pPr>
            <w:del w:id="1647" w:author="Shrikanth" w:date="2014-08-27T17:55:00Z">
              <w:r w:rsidRPr="009752B3" w:rsidDel="00CF4998">
                <w:rPr>
                  <w:rFonts w:ascii="Calibri" w:eastAsia="Times New Roman" w:hAnsi="Calibri" w:cs="Times New Roman"/>
                  <w:color w:val="000000"/>
                </w:rPr>
                <w:delText>Correct</w:delText>
              </w:r>
            </w:del>
          </w:p>
        </w:tc>
        <w:tc>
          <w:tcPr>
            <w:tcW w:w="1159" w:type="dxa"/>
            <w:hideMark/>
          </w:tcPr>
          <w:p w14:paraId="1B29F039" w14:textId="6A2E22F1"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648" w:author="Shrikanth" w:date="2014-08-27T17:55:00Z"/>
                <w:rFonts w:ascii="Calibri" w:eastAsia="Times New Roman" w:hAnsi="Calibri" w:cs="Times New Roman"/>
                <w:color w:val="000000"/>
              </w:rPr>
            </w:pPr>
            <w:del w:id="1649" w:author="Shrikanth" w:date="2014-08-27T17:55:00Z">
              <w:r w:rsidRPr="009752B3" w:rsidDel="00CF4998">
                <w:rPr>
                  <w:rFonts w:ascii="Calibri" w:eastAsia="Times New Roman" w:hAnsi="Calibri" w:cs="Times New Roman"/>
                  <w:color w:val="000000"/>
                </w:rPr>
                <w:delText>5:36 min</w:delText>
              </w:r>
            </w:del>
          </w:p>
        </w:tc>
        <w:tc>
          <w:tcPr>
            <w:tcW w:w="1514" w:type="dxa"/>
            <w:hideMark/>
          </w:tcPr>
          <w:p w14:paraId="32F188C9" w14:textId="06FF591C"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650" w:author="Shrikanth" w:date="2014-08-27T17:55:00Z"/>
                <w:rFonts w:ascii="Calibri" w:eastAsia="Times New Roman" w:hAnsi="Calibri" w:cs="Times New Roman"/>
                <w:color w:val="000000"/>
              </w:rPr>
            </w:pPr>
            <w:del w:id="1651" w:author="Shrikanth" w:date="2014-08-27T17:55:00Z">
              <w:r w:rsidRPr="009752B3" w:rsidDel="00CF4998">
                <w:rPr>
                  <w:rFonts w:ascii="Calibri" w:eastAsia="Times New Roman" w:hAnsi="Calibri" w:cs="Times New Roman"/>
                  <w:color w:val="000000"/>
                </w:rPr>
                <w:delText>326</w:delText>
              </w:r>
            </w:del>
          </w:p>
        </w:tc>
        <w:tc>
          <w:tcPr>
            <w:tcW w:w="1245" w:type="dxa"/>
            <w:hideMark/>
          </w:tcPr>
          <w:p w14:paraId="771944D5" w14:textId="0D0A4DAF"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652" w:author="Shrikanth" w:date="2014-08-27T17:55:00Z"/>
                <w:rFonts w:ascii="Calibri" w:eastAsia="Times New Roman" w:hAnsi="Calibri" w:cs="Times New Roman"/>
                <w:color w:val="000000"/>
              </w:rPr>
            </w:pPr>
            <w:del w:id="1653" w:author="Shrikanth" w:date="2014-08-27T17:55:00Z">
              <w:r w:rsidRPr="009752B3" w:rsidDel="00CF4998">
                <w:rPr>
                  <w:rFonts w:ascii="Calibri" w:eastAsia="Times New Roman" w:hAnsi="Calibri" w:cs="Times New Roman"/>
                  <w:color w:val="000000"/>
                </w:rPr>
                <w:delText>Correct</w:delText>
              </w:r>
            </w:del>
          </w:p>
        </w:tc>
      </w:tr>
      <w:tr w:rsidR="009752B3" w:rsidRPr="009752B3" w:rsidDel="00CF4998" w14:paraId="4E9BB0B8" w14:textId="15697D77" w:rsidTr="009752B3">
        <w:trPr>
          <w:cnfStyle w:val="000000010000" w:firstRow="0" w:lastRow="0" w:firstColumn="0" w:lastColumn="0" w:oddVBand="0" w:evenVBand="0" w:oddHBand="0" w:evenHBand="1" w:firstRowFirstColumn="0" w:firstRowLastColumn="0" w:lastRowFirstColumn="0" w:lastRowLastColumn="0"/>
          <w:trHeight w:val="300"/>
          <w:del w:id="1654"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shd w:val="clear" w:color="auto" w:fill="auto"/>
            <w:hideMark/>
          </w:tcPr>
          <w:p w14:paraId="0A895281" w14:textId="09E03771" w:rsidR="009752B3" w:rsidRPr="009752B3" w:rsidDel="00CF4998" w:rsidRDefault="009752B3" w:rsidP="009752B3">
            <w:pPr>
              <w:rPr>
                <w:del w:id="1655" w:author="Shrikanth" w:date="2014-08-27T17:55:00Z"/>
                <w:rFonts w:ascii="Calibri" w:eastAsia="Times New Roman" w:hAnsi="Calibri" w:cs="Times New Roman"/>
                <w:color w:val="000000"/>
              </w:rPr>
            </w:pPr>
          </w:p>
        </w:tc>
        <w:tc>
          <w:tcPr>
            <w:tcW w:w="2120" w:type="dxa"/>
            <w:hideMark/>
          </w:tcPr>
          <w:p w14:paraId="512ED410" w14:textId="79BBA458"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656" w:author="Shrikanth" w:date="2014-08-27T17:55:00Z"/>
                <w:rFonts w:ascii="Calibri" w:eastAsia="Times New Roman" w:hAnsi="Calibri" w:cs="Times New Roman"/>
                <w:color w:val="000000"/>
              </w:rPr>
            </w:pPr>
            <w:del w:id="1657" w:author="Shrikanth" w:date="2014-08-27T17:55:00Z">
              <w:r w:rsidRPr="009752B3" w:rsidDel="00CF4998">
                <w:rPr>
                  <w:rFonts w:ascii="Calibri" w:eastAsia="Times New Roman" w:hAnsi="Calibri" w:cs="Times New Roman"/>
                  <w:color w:val="000000"/>
                </w:rPr>
                <w:delText>Invoke SVM training</w:delText>
              </w:r>
            </w:del>
          </w:p>
        </w:tc>
        <w:tc>
          <w:tcPr>
            <w:tcW w:w="1300" w:type="dxa"/>
            <w:hideMark/>
          </w:tcPr>
          <w:p w14:paraId="0C8A424E" w14:textId="2E9CA9F3"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658" w:author="Shrikanth" w:date="2014-08-27T17:55:00Z"/>
                <w:rFonts w:ascii="Calibri" w:eastAsia="Times New Roman" w:hAnsi="Calibri" w:cs="Times New Roman"/>
                <w:color w:val="000000"/>
              </w:rPr>
            </w:pPr>
            <w:del w:id="1659" w:author="Shrikanth" w:date="2014-08-27T17:55:00Z">
              <w:r w:rsidRPr="009752B3" w:rsidDel="00CF4998">
                <w:rPr>
                  <w:rFonts w:ascii="Calibri" w:eastAsia="Times New Roman" w:hAnsi="Calibri" w:cs="Times New Roman"/>
                  <w:color w:val="000000"/>
                </w:rPr>
                <w:delText>0:11 min</w:delText>
              </w:r>
            </w:del>
          </w:p>
        </w:tc>
        <w:tc>
          <w:tcPr>
            <w:tcW w:w="1514" w:type="dxa"/>
            <w:hideMark/>
          </w:tcPr>
          <w:p w14:paraId="2F1E71AB" w14:textId="4B308AFF" w:rsidR="009752B3" w:rsidRPr="009752B3" w:rsidDel="00CF4998" w:rsidRDefault="009752B3" w:rsidP="009752B3">
            <w:pPr>
              <w:jc w:val="right"/>
              <w:cnfStyle w:val="000000010000" w:firstRow="0" w:lastRow="0" w:firstColumn="0" w:lastColumn="0" w:oddVBand="0" w:evenVBand="0" w:oddHBand="0" w:evenHBand="1" w:firstRowFirstColumn="0" w:firstRowLastColumn="0" w:lastRowFirstColumn="0" w:lastRowLastColumn="0"/>
              <w:rPr>
                <w:del w:id="1660" w:author="Shrikanth" w:date="2014-08-27T17:55:00Z"/>
                <w:rFonts w:ascii="Calibri" w:eastAsia="Times New Roman" w:hAnsi="Calibri" w:cs="Times New Roman"/>
                <w:color w:val="000000"/>
              </w:rPr>
            </w:pPr>
            <w:del w:id="1661" w:author="Shrikanth" w:date="2014-08-27T17:55:00Z">
              <w:r w:rsidRPr="009752B3" w:rsidDel="00CF4998">
                <w:rPr>
                  <w:rFonts w:ascii="Calibri" w:eastAsia="Times New Roman" w:hAnsi="Calibri" w:cs="Times New Roman"/>
                  <w:color w:val="000000"/>
                </w:rPr>
                <w:delText>11</w:delText>
              </w:r>
            </w:del>
          </w:p>
        </w:tc>
        <w:tc>
          <w:tcPr>
            <w:tcW w:w="1093" w:type="dxa"/>
            <w:hideMark/>
          </w:tcPr>
          <w:p w14:paraId="3DFB83F7" w14:textId="20512990"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662" w:author="Shrikanth" w:date="2014-08-27T17:55:00Z"/>
                <w:rFonts w:ascii="Calibri" w:eastAsia="Times New Roman" w:hAnsi="Calibri" w:cs="Times New Roman"/>
                <w:color w:val="000000"/>
              </w:rPr>
            </w:pPr>
            <w:del w:id="1663" w:author="Shrikanth" w:date="2014-08-27T17:55:00Z">
              <w:r w:rsidRPr="009752B3" w:rsidDel="00CF4998">
                <w:rPr>
                  <w:rFonts w:ascii="Calibri" w:eastAsia="Times New Roman" w:hAnsi="Calibri" w:cs="Times New Roman"/>
                  <w:color w:val="000000"/>
                </w:rPr>
                <w:delText>Correct</w:delText>
              </w:r>
            </w:del>
          </w:p>
        </w:tc>
        <w:tc>
          <w:tcPr>
            <w:tcW w:w="1159" w:type="dxa"/>
            <w:hideMark/>
          </w:tcPr>
          <w:p w14:paraId="75026236" w14:textId="64B43361"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664" w:author="Shrikanth" w:date="2014-08-27T17:55:00Z"/>
                <w:rFonts w:ascii="Calibri" w:eastAsia="Times New Roman" w:hAnsi="Calibri" w:cs="Times New Roman"/>
                <w:color w:val="000000"/>
              </w:rPr>
            </w:pPr>
            <w:del w:id="1665" w:author="Shrikanth" w:date="2014-08-27T17:55:00Z">
              <w:r w:rsidRPr="009752B3" w:rsidDel="00CF4998">
                <w:rPr>
                  <w:rFonts w:ascii="Calibri" w:eastAsia="Times New Roman" w:hAnsi="Calibri" w:cs="Times New Roman"/>
                  <w:color w:val="000000"/>
                </w:rPr>
                <w:delText>0:31 min</w:delText>
              </w:r>
            </w:del>
          </w:p>
        </w:tc>
        <w:tc>
          <w:tcPr>
            <w:tcW w:w="1514" w:type="dxa"/>
            <w:hideMark/>
          </w:tcPr>
          <w:p w14:paraId="777E9665" w14:textId="702407AC" w:rsidR="009752B3" w:rsidRPr="009752B3" w:rsidDel="00CF4998" w:rsidRDefault="009752B3" w:rsidP="009752B3">
            <w:pPr>
              <w:jc w:val="right"/>
              <w:cnfStyle w:val="000000010000" w:firstRow="0" w:lastRow="0" w:firstColumn="0" w:lastColumn="0" w:oddVBand="0" w:evenVBand="0" w:oddHBand="0" w:evenHBand="1" w:firstRowFirstColumn="0" w:firstRowLastColumn="0" w:lastRowFirstColumn="0" w:lastRowLastColumn="0"/>
              <w:rPr>
                <w:del w:id="1666" w:author="Shrikanth" w:date="2014-08-27T17:55:00Z"/>
                <w:rFonts w:ascii="Calibri" w:eastAsia="Times New Roman" w:hAnsi="Calibri" w:cs="Times New Roman"/>
                <w:color w:val="000000"/>
              </w:rPr>
            </w:pPr>
            <w:del w:id="1667" w:author="Shrikanth" w:date="2014-08-27T17:55:00Z">
              <w:r w:rsidRPr="009752B3" w:rsidDel="00CF4998">
                <w:rPr>
                  <w:rFonts w:ascii="Calibri" w:eastAsia="Times New Roman" w:hAnsi="Calibri" w:cs="Times New Roman"/>
                  <w:color w:val="000000"/>
                </w:rPr>
                <w:delText>31</w:delText>
              </w:r>
            </w:del>
          </w:p>
        </w:tc>
        <w:tc>
          <w:tcPr>
            <w:tcW w:w="1245" w:type="dxa"/>
            <w:hideMark/>
          </w:tcPr>
          <w:p w14:paraId="4E5C865E" w14:textId="31473FDB"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668" w:author="Shrikanth" w:date="2014-08-27T17:55:00Z"/>
                <w:rFonts w:ascii="Calibri" w:eastAsia="Times New Roman" w:hAnsi="Calibri" w:cs="Times New Roman"/>
                <w:color w:val="000000"/>
              </w:rPr>
            </w:pPr>
            <w:del w:id="1669" w:author="Shrikanth" w:date="2014-08-27T17:55:00Z">
              <w:r w:rsidRPr="009752B3" w:rsidDel="00CF4998">
                <w:rPr>
                  <w:rFonts w:ascii="Calibri" w:eastAsia="Times New Roman" w:hAnsi="Calibri" w:cs="Times New Roman"/>
                  <w:color w:val="000000"/>
                </w:rPr>
                <w:delText>Correct</w:delText>
              </w:r>
            </w:del>
          </w:p>
        </w:tc>
      </w:tr>
      <w:tr w:rsidR="009752B3" w:rsidRPr="009752B3" w:rsidDel="00CF4998" w14:paraId="27F9E5E1" w14:textId="65C3BECB" w:rsidTr="009752B3">
        <w:trPr>
          <w:cnfStyle w:val="000000100000" w:firstRow="0" w:lastRow="0" w:firstColumn="0" w:lastColumn="0" w:oddVBand="0" w:evenVBand="0" w:oddHBand="1" w:evenHBand="0" w:firstRowFirstColumn="0" w:firstRowLastColumn="0" w:lastRowFirstColumn="0" w:lastRowLastColumn="0"/>
          <w:trHeight w:val="300"/>
          <w:del w:id="1670"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shd w:val="clear" w:color="auto" w:fill="auto"/>
            <w:hideMark/>
          </w:tcPr>
          <w:p w14:paraId="45D76440" w14:textId="0AFF0DF5" w:rsidR="009752B3" w:rsidRPr="009752B3" w:rsidDel="00CF4998" w:rsidRDefault="009752B3" w:rsidP="009752B3">
            <w:pPr>
              <w:rPr>
                <w:del w:id="1671" w:author="Shrikanth" w:date="2014-08-27T17:55:00Z"/>
                <w:rFonts w:ascii="Calibri" w:eastAsia="Times New Roman" w:hAnsi="Calibri" w:cs="Times New Roman"/>
                <w:color w:val="000000"/>
              </w:rPr>
            </w:pPr>
          </w:p>
        </w:tc>
        <w:tc>
          <w:tcPr>
            <w:tcW w:w="2120" w:type="dxa"/>
            <w:hideMark/>
          </w:tcPr>
          <w:p w14:paraId="732DCA2E" w14:textId="75C72DAB"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672" w:author="Shrikanth" w:date="2014-08-27T17:55:00Z"/>
                <w:rFonts w:ascii="Calibri" w:eastAsia="Times New Roman" w:hAnsi="Calibri" w:cs="Times New Roman"/>
                <w:color w:val="000000"/>
              </w:rPr>
            </w:pPr>
            <w:del w:id="1673" w:author="Shrikanth" w:date="2014-08-27T17:55:00Z">
              <w:r w:rsidRPr="009752B3" w:rsidDel="00CF4998">
                <w:rPr>
                  <w:rFonts w:ascii="Calibri" w:eastAsia="Times New Roman" w:hAnsi="Calibri" w:cs="Times New Roman"/>
                  <w:color w:val="000000"/>
                </w:rPr>
                <w:delText>Dataset 2</w:delText>
              </w:r>
            </w:del>
          </w:p>
        </w:tc>
        <w:tc>
          <w:tcPr>
            <w:tcW w:w="1300" w:type="dxa"/>
            <w:noWrap/>
            <w:hideMark/>
          </w:tcPr>
          <w:p w14:paraId="3EB24C3C" w14:textId="752FE5C4"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674" w:author="Shrikanth" w:date="2014-08-27T17:55:00Z"/>
                <w:rFonts w:ascii="Calibri" w:eastAsia="Times New Roman" w:hAnsi="Calibri" w:cs="Times New Roman"/>
                <w:color w:val="000000"/>
              </w:rPr>
            </w:pPr>
            <w:del w:id="1675" w:author="Shrikanth" w:date="2014-08-27T17:55:00Z">
              <w:r w:rsidRPr="009752B3" w:rsidDel="00CF4998">
                <w:rPr>
                  <w:rFonts w:ascii="Calibri" w:eastAsia="Times New Roman" w:hAnsi="Calibri" w:cs="Times New Roman"/>
                  <w:color w:val="000000"/>
                </w:rPr>
                <w:delText>2:49 min</w:delText>
              </w:r>
            </w:del>
          </w:p>
        </w:tc>
        <w:tc>
          <w:tcPr>
            <w:tcW w:w="1514" w:type="dxa"/>
            <w:hideMark/>
          </w:tcPr>
          <w:p w14:paraId="592367A5" w14:textId="498E78BA"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676" w:author="Shrikanth" w:date="2014-08-27T17:55:00Z"/>
                <w:rFonts w:ascii="Calibri" w:eastAsia="Times New Roman" w:hAnsi="Calibri" w:cs="Times New Roman"/>
                <w:color w:val="000000"/>
              </w:rPr>
            </w:pPr>
            <w:del w:id="1677" w:author="Shrikanth" w:date="2014-08-27T17:55:00Z">
              <w:r w:rsidRPr="009752B3" w:rsidDel="00CF4998">
                <w:rPr>
                  <w:rFonts w:ascii="Calibri" w:eastAsia="Times New Roman" w:hAnsi="Calibri" w:cs="Times New Roman"/>
                  <w:color w:val="000000"/>
                </w:rPr>
                <w:delText>169</w:delText>
              </w:r>
            </w:del>
          </w:p>
        </w:tc>
        <w:tc>
          <w:tcPr>
            <w:tcW w:w="1093" w:type="dxa"/>
            <w:hideMark/>
          </w:tcPr>
          <w:p w14:paraId="3E4C1A94" w14:textId="79BA6064"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678" w:author="Shrikanth" w:date="2014-08-27T17:55:00Z"/>
                <w:rFonts w:ascii="Calibri" w:eastAsia="Times New Roman" w:hAnsi="Calibri" w:cs="Times New Roman"/>
                <w:color w:val="000000"/>
              </w:rPr>
            </w:pPr>
            <w:del w:id="1679" w:author="Shrikanth" w:date="2014-08-27T17:55:00Z">
              <w:r w:rsidRPr="009752B3" w:rsidDel="00CF4998">
                <w:rPr>
                  <w:rFonts w:ascii="Calibri" w:eastAsia="Times New Roman" w:hAnsi="Calibri" w:cs="Times New Roman"/>
                  <w:color w:val="000000"/>
                </w:rPr>
                <w:delText>Correct</w:delText>
              </w:r>
            </w:del>
          </w:p>
        </w:tc>
        <w:tc>
          <w:tcPr>
            <w:tcW w:w="1159" w:type="dxa"/>
            <w:hideMark/>
          </w:tcPr>
          <w:p w14:paraId="08A4805A" w14:textId="7E10E0F3"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680" w:author="Shrikanth" w:date="2014-08-27T17:55:00Z"/>
                <w:rFonts w:ascii="Calibri" w:eastAsia="Times New Roman" w:hAnsi="Calibri" w:cs="Times New Roman"/>
                <w:color w:val="000000"/>
              </w:rPr>
            </w:pPr>
            <w:del w:id="1681" w:author="Shrikanth" w:date="2014-08-27T17:55:00Z">
              <w:r w:rsidRPr="009752B3" w:rsidDel="00CF4998">
                <w:rPr>
                  <w:rFonts w:ascii="Calibri" w:eastAsia="Times New Roman" w:hAnsi="Calibri" w:cs="Times New Roman"/>
                  <w:color w:val="000000"/>
                </w:rPr>
                <w:delText>5:25 min</w:delText>
              </w:r>
            </w:del>
          </w:p>
        </w:tc>
        <w:tc>
          <w:tcPr>
            <w:tcW w:w="1514" w:type="dxa"/>
            <w:hideMark/>
          </w:tcPr>
          <w:p w14:paraId="29DCB558" w14:textId="5F9A4305"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682" w:author="Shrikanth" w:date="2014-08-27T17:55:00Z"/>
                <w:rFonts w:ascii="Calibri" w:eastAsia="Times New Roman" w:hAnsi="Calibri" w:cs="Times New Roman"/>
                <w:color w:val="000000"/>
              </w:rPr>
            </w:pPr>
            <w:del w:id="1683" w:author="Shrikanth" w:date="2014-08-27T17:55:00Z">
              <w:r w:rsidRPr="009752B3" w:rsidDel="00CF4998">
                <w:rPr>
                  <w:rFonts w:ascii="Calibri" w:eastAsia="Times New Roman" w:hAnsi="Calibri" w:cs="Times New Roman"/>
                  <w:color w:val="000000"/>
                </w:rPr>
                <w:delText>325</w:delText>
              </w:r>
            </w:del>
          </w:p>
        </w:tc>
        <w:tc>
          <w:tcPr>
            <w:tcW w:w="1245" w:type="dxa"/>
            <w:hideMark/>
          </w:tcPr>
          <w:p w14:paraId="1325B0BC" w14:textId="3C09F9DF"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684" w:author="Shrikanth" w:date="2014-08-27T17:55:00Z"/>
                <w:rFonts w:ascii="Calibri" w:eastAsia="Times New Roman" w:hAnsi="Calibri" w:cs="Times New Roman"/>
                <w:color w:val="000000"/>
              </w:rPr>
            </w:pPr>
            <w:del w:id="1685" w:author="Shrikanth" w:date="2014-08-27T17:55:00Z">
              <w:r w:rsidRPr="009752B3" w:rsidDel="00CF4998">
                <w:rPr>
                  <w:rFonts w:ascii="Calibri" w:eastAsia="Times New Roman" w:hAnsi="Calibri" w:cs="Times New Roman"/>
                  <w:color w:val="000000"/>
                </w:rPr>
                <w:delText>Correct</w:delText>
              </w:r>
            </w:del>
          </w:p>
        </w:tc>
      </w:tr>
      <w:tr w:rsidR="009752B3" w:rsidRPr="009752B3" w:rsidDel="00CF4998" w14:paraId="30C0F89A" w14:textId="443312DE" w:rsidTr="009752B3">
        <w:trPr>
          <w:cnfStyle w:val="000000010000" w:firstRow="0" w:lastRow="0" w:firstColumn="0" w:lastColumn="0" w:oddVBand="0" w:evenVBand="0" w:oddHBand="0" w:evenHBand="1" w:firstRowFirstColumn="0" w:firstRowLastColumn="0" w:lastRowFirstColumn="0" w:lastRowLastColumn="0"/>
          <w:trHeight w:val="600"/>
          <w:del w:id="1686"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shd w:val="clear" w:color="auto" w:fill="auto"/>
            <w:hideMark/>
          </w:tcPr>
          <w:p w14:paraId="38F4AA73" w14:textId="217B6955" w:rsidR="009752B3" w:rsidRPr="009752B3" w:rsidDel="00CF4998" w:rsidRDefault="009752B3" w:rsidP="009752B3">
            <w:pPr>
              <w:rPr>
                <w:del w:id="1687" w:author="Shrikanth" w:date="2014-08-27T17:55:00Z"/>
                <w:rFonts w:ascii="Calibri" w:eastAsia="Times New Roman" w:hAnsi="Calibri" w:cs="Times New Roman"/>
                <w:color w:val="000000"/>
              </w:rPr>
            </w:pPr>
          </w:p>
        </w:tc>
        <w:tc>
          <w:tcPr>
            <w:tcW w:w="2120" w:type="dxa"/>
            <w:hideMark/>
          </w:tcPr>
          <w:p w14:paraId="1D3BE315" w14:textId="1684B7D3"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688" w:author="Shrikanth" w:date="2014-08-27T17:55:00Z"/>
                <w:rFonts w:ascii="Calibri" w:eastAsia="Times New Roman" w:hAnsi="Calibri" w:cs="Times New Roman"/>
                <w:color w:val="000000"/>
              </w:rPr>
            </w:pPr>
            <w:del w:id="1689" w:author="Shrikanth" w:date="2014-08-27T17:55:00Z">
              <w:r w:rsidRPr="009752B3" w:rsidDel="00CF4998">
                <w:rPr>
                  <w:rFonts w:ascii="Calibri" w:eastAsia="Times New Roman" w:hAnsi="Calibri" w:cs="Times New Roman"/>
                  <w:color w:val="000000"/>
                </w:rPr>
                <w:delText>Invoke SVM testing on dataset2</w:delText>
              </w:r>
            </w:del>
          </w:p>
        </w:tc>
        <w:tc>
          <w:tcPr>
            <w:tcW w:w="1300" w:type="dxa"/>
            <w:hideMark/>
          </w:tcPr>
          <w:p w14:paraId="1D836649" w14:textId="7C8CDA3D"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690" w:author="Shrikanth" w:date="2014-08-27T17:55:00Z"/>
                <w:rFonts w:ascii="Calibri" w:eastAsia="Times New Roman" w:hAnsi="Calibri" w:cs="Times New Roman"/>
                <w:color w:val="000000"/>
              </w:rPr>
            </w:pPr>
            <w:del w:id="1691" w:author="Shrikanth" w:date="2014-08-27T17:55:00Z">
              <w:r w:rsidRPr="009752B3" w:rsidDel="00CF4998">
                <w:rPr>
                  <w:rFonts w:ascii="Calibri" w:eastAsia="Times New Roman" w:hAnsi="Calibri" w:cs="Times New Roman"/>
                  <w:color w:val="000000"/>
                </w:rPr>
                <w:delText>0:16 min</w:delText>
              </w:r>
            </w:del>
          </w:p>
        </w:tc>
        <w:tc>
          <w:tcPr>
            <w:tcW w:w="1514" w:type="dxa"/>
            <w:hideMark/>
          </w:tcPr>
          <w:p w14:paraId="54F7C733" w14:textId="429D4607" w:rsidR="009752B3" w:rsidRPr="009752B3" w:rsidDel="00CF4998" w:rsidRDefault="009752B3" w:rsidP="009752B3">
            <w:pPr>
              <w:jc w:val="right"/>
              <w:cnfStyle w:val="000000010000" w:firstRow="0" w:lastRow="0" w:firstColumn="0" w:lastColumn="0" w:oddVBand="0" w:evenVBand="0" w:oddHBand="0" w:evenHBand="1" w:firstRowFirstColumn="0" w:firstRowLastColumn="0" w:lastRowFirstColumn="0" w:lastRowLastColumn="0"/>
              <w:rPr>
                <w:del w:id="1692" w:author="Shrikanth" w:date="2014-08-27T17:55:00Z"/>
                <w:rFonts w:ascii="Calibri" w:eastAsia="Times New Roman" w:hAnsi="Calibri" w:cs="Times New Roman"/>
                <w:color w:val="000000"/>
              </w:rPr>
            </w:pPr>
            <w:del w:id="1693" w:author="Shrikanth" w:date="2014-08-27T17:55:00Z">
              <w:r w:rsidRPr="009752B3" w:rsidDel="00CF4998">
                <w:rPr>
                  <w:rFonts w:ascii="Calibri" w:eastAsia="Times New Roman" w:hAnsi="Calibri" w:cs="Times New Roman"/>
                  <w:color w:val="000000"/>
                </w:rPr>
                <w:delText>16</w:delText>
              </w:r>
            </w:del>
          </w:p>
        </w:tc>
        <w:tc>
          <w:tcPr>
            <w:tcW w:w="1093" w:type="dxa"/>
            <w:hideMark/>
          </w:tcPr>
          <w:p w14:paraId="40A1D0B6" w14:textId="26945BBA"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694" w:author="Shrikanth" w:date="2014-08-27T17:55:00Z"/>
                <w:rFonts w:ascii="Calibri" w:eastAsia="Times New Roman" w:hAnsi="Calibri" w:cs="Times New Roman"/>
                <w:color w:val="000000"/>
              </w:rPr>
            </w:pPr>
            <w:del w:id="1695" w:author="Shrikanth" w:date="2014-08-27T17:55:00Z">
              <w:r w:rsidRPr="009752B3" w:rsidDel="00CF4998">
                <w:rPr>
                  <w:rFonts w:ascii="Calibri" w:eastAsia="Times New Roman" w:hAnsi="Calibri" w:cs="Times New Roman"/>
                  <w:color w:val="000000"/>
                </w:rPr>
                <w:delText>Correct</w:delText>
              </w:r>
            </w:del>
          </w:p>
        </w:tc>
        <w:tc>
          <w:tcPr>
            <w:tcW w:w="1159" w:type="dxa"/>
            <w:hideMark/>
          </w:tcPr>
          <w:p w14:paraId="1AD0A026" w14:textId="248FB89A"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696" w:author="Shrikanth" w:date="2014-08-27T17:55:00Z"/>
                <w:rFonts w:ascii="Calibri" w:eastAsia="Times New Roman" w:hAnsi="Calibri" w:cs="Times New Roman"/>
                <w:color w:val="000000"/>
              </w:rPr>
            </w:pPr>
            <w:del w:id="1697" w:author="Shrikanth" w:date="2014-08-27T17:55:00Z">
              <w:r w:rsidRPr="009752B3" w:rsidDel="00CF4998">
                <w:rPr>
                  <w:rFonts w:ascii="Calibri" w:eastAsia="Times New Roman" w:hAnsi="Calibri" w:cs="Times New Roman"/>
                  <w:color w:val="000000"/>
                </w:rPr>
                <w:delText>0:28 min</w:delText>
              </w:r>
            </w:del>
          </w:p>
        </w:tc>
        <w:tc>
          <w:tcPr>
            <w:tcW w:w="1514" w:type="dxa"/>
            <w:hideMark/>
          </w:tcPr>
          <w:p w14:paraId="509C96F6" w14:textId="38A9B11B" w:rsidR="009752B3" w:rsidRPr="009752B3" w:rsidDel="00CF4998" w:rsidRDefault="009752B3" w:rsidP="009752B3">
            <w:pPr>
              <w:jc w:val="right"/>
              <w:cnfStyle w:val="000000010000" w:firstRow="0" w:lastRow="0" w:firstColumn="0" w:lastColumn="0" w:oddVBand="0" w:evenVBand="0" w:oddHBand="0" w:evenHBand="1" w:firstRowFirstColumn="0" w:firstRowLastColumn="0" w:lastRowFirstColumn="0" w:lastRowLastColumn="0"/>
              <w:rPr>
                <w:del w:id="1698" w:author="Shrikanth" w:date="2014-08-27T17:55:00Z"/>
                <w:rFonts w:ascii="Calibri" w:eastAsia="Times New Roman" w:hAnsi="Calibri" w:cs="Times New Roman"/>
                <w:color w:val="000000"/>
              </w:rPr>
            </w:pPr>
            <w:del w:id="1699" w:author="Shrikanth" w:date="2014-08-27T17:55:00Z">
              <w:r w:rsidRPr="009752B3" w:rsidDel="00CF4998">
                <w:rPr>
                  <w:rFonts w:ascii="Calibri" w:eastAsia="Times New Roman" w:hAnsi="Calibri" w:cs="Times New Roman"/>
                  <w:color w:val="000000"/>
                </w:rPr>
                <w:delText>28</w:delText>
              </w:r>
            </w:del>
          </w:p>
        </w:tc>
        <w:tc>
          <w:tcPr>
            <w:tcW w:w="1245" w:type="dxa"/>
            <w:hideMark/>
          </w:tcPr>
          <w:p w14:paraId="22584E4F" w14:textId="60FC2562"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700" w:author="Shrikanth" w:date="2014-08-27T17:55:00Z"/>
                <w:rFonts w:ascii="Calibri" w:eastAsia="Times New Roman" w:hAnsi="Calibri" w:cs="Times New Roman"/>
                <w:color w:val="000000"/>
              </w:rPr>
            </w:pPr>
            <w:del w:id="1701" w:author="Shrikanth" w:date="2014-08-27T17:55:00Z">
              <w:r w:rsidRPr="009752B3" w:rsidDel="00CF4998">
                <w:rPr>
                  <w:rFonts w:ascii="Calibri" w:eastAsia="Times New Roman" w:hAnsi="Calibri" w:cs="Times New Roman"/>
                  <w:color w:val="000000"/>
                </w:rPr>
                <w:delText>Correct</w:delText>
              </w:r>
            </w:del>
          </w:p>
        </w:tc>
      </w:tr>
      <w:tr w:rsidR="009752B3" w:rsidRPr="009752B3" w:rsidDel="00CF4998" w14:paraId="6F10A5C9" w14:textId="3DD1AFF7" w:rsidTr="009752B3">
        <w:trPr>
          <w:cnfStyle w:val="000000100000" w:firstRow="0" w:lastRow="0" w:firstColumn="0" w:lastColumn="0" w:oddVBand="0" w:evenVBand="0" w:oddHBand="1" w:evenHBand="0" w:firstRowFirstColumn="0" w:firstRowLastColumn="0" w:lastRowFirstColumn="0" w:lastRowLastColumn="0"/>
          <w:trHeight w:val="900"/>
          <w:del w:id="1702"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shd w:val="clear" w:color="auto" w:fill="auto"/>
            <w:hideMark/>
          </w:tcPr>
          <w:p w14:paraId="760E05DB" w14:textId="7667A88F" w:rsidR="009752B3" w:rsidRPr="009752B3" w:rsidDel="00CF4998" w:rsidRDefault="009752B3" w:rsidP="009752B3">
            <w:pPr>
              <w:rPr>
                <w:del w:id="1703" w:author="Shrikanth" w:date="2014-08-27T17:55:00Z"/>
                <w:rFonts w:ascii="Calibri" w:eastAsia="Times New Roman" w:hAnsi="Calibri" w:cs="Times New Roman"/>
                <w:color w:val="000000"/>
              </w:rPr>
            </w:pPr>
          </w:p>
        </w:tc>
        <w:tc>
          <w:tcPr>
            <w:tcW w:w="2120" w:type="dxa"/>
            <w:hideMark/>
          </w:tcPr>
          <w:p w14:paraId="1303A191" w14:textId="602B5E1E"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704" w:author="Shrikanth" w:date="2014-08-27T17:55:00Z"/>
                <w:rFonts w:ascii="Calibri" w:eastAsia="Times New Roman" w:hAnsi="Calibri" w:cs="Times New Roman"/>
                <w:color w:val="000000"/>
              </w:rPr>
            </w:pPr>
            <w:del w:id="1705" w:author="Shrikanth" w:date="2014-08-27T17:55:00Z">
              <w:r w:rsidRPr="009752B3" w:rsidDel="00CF4998">
                <w:rPr>
                  <w:rFonts w:ascii="Calibri" w:eastAsia="Times New Roman" w:hAnsi="Calibri" w:cs="Times New Roman"/>
                  <w:color w:val="000000"/>
                </w:rPr>
                <w:delText>Invoke SVM training using dat</w:delText>
              </w:r>
              <w:r w:rsidR="007C5297" w:rsidDel="00CF4998">
                <w:rPr>
                  <w:rFonts w:ascii="Calibri" w:eastAsia="Times New Roman" w:hAnsi="Calibri" w:cs="Times New Roman"/>
                  <w:color w:val="000000"/>
                </w:rPr>
                <w:delText>a</w:delText>
              </w:r>
              <w:r w:rsidRPr="009752B3" w:rsidDel="00CF4998">
                <w:rPr>
                  <w:rFonts w:ascii="Calibri" w:eastAsia="Times New Roman" w:hAnsi="Calibri" w:cs="Times New Roman"/>
                  <w:color w:val="000000"/>
                </w:rPr>
                <w:delText xml:space="preserve"> set 1 and 2 combined</w:delText>
              </w:r>
            </w:del>
          </w:p>
        </w:tc>
        <w:tc>
          <w:tcPr>
            <w:tcW w:w="1300" w:type="dxa"/>
            <w:hideMark/>
          </w:tcPr>
          <w:p w14:paraId="0D59E6A9" w14:textId="7AC68002"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706" w:author="Shrikanth" w:date="2014-08-27T17:55:00Z"/>
                <w:rFonts w:ascii="Calibri" w:eastAsia="Times New Roman" w:hAnsi="Calibri" w:cs="Times New Roman"/>
                <w:color w:val="000000"/>
              </w:rPr>
            </w:pPr>
            <w:del w:id="1707" w:author="Shrikanth" w:date="2014-08-27T17:55:00Z">
              <w:r w:rsidRPr="009752B3" w:rsidDel="00CF4998">
                <w:rPr>
                  <w:rFonts w:ascii="Calibri" w:eastAsia="Times New Roman" w:hAnsi="Calibri" w:cs="Times New Roman"/>
                  <w:color w:val="000000"/>
                </w:rPr>
                <w:delText>0:25 min</w:delText>
              </w:r>
            </w:del>
          </w:p>
        </w:tc>
        <w:tc>
          <w:tcPr>
            <w:tcW w:w="1514" w:type="dxa"/>
            <w:hideMark/>
          </w:tcPr>
          <w:p w14:paraId="4CF29099" w14:textId="2C29C823"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708" w:author="Shrikanth" w:date="2014-08-27T17:55:00Z"/>
                <w:rFonts w:ascii="Calibri" w:eastAsia="Times New Roman" w:hAnsi="Calibri" w:cs="Times New Roman"/>
                <w:color w:val="000000"/>
              </w:rPr>
            </w:pPr>
            <w:del w:id="1709" w:author="Shrikanth" w:date="2014-08-27T17:55:00Z">
              <w:r w:rsidRPr="009752B3" w:rsidDel="00CF4998">
                <w:rPr>
                  <w:rFonts w:ascii="Calibri" w:eastAsia="Times New Roman" w:hAnsi="Calibri" w:cs="Times New Roman"/>
                  <w:color w:val="000000"/>
                </w:rPr>
                <w:delText>25</w:delText>
              </w:r>
            </w:del>
          </w:p>
        </w:tc>
        <w:tc>
          <w:tcPr>
            <w:tcW w:w="1093" w:type="dxa"/>
            <w:hideMark/>
          </w:tcPr>
          <w:p w14:paraId="10A2280F" w14:textId="59EFA07C"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710" w:author="Shrikanth" w:date="2014-08-27T17:55:00Z"/>
                <w:rFonts w:ascii="Calibri" w:eastAsia="Times New Roman" w:hAnsi="Calibri" w:cs="Times New Roman"/>
                <w:color w:val="000000"/>
              </w:rPr>
            </w:pPr>
            <w:del w:id="1711" w:author="Shrikanth" w:date="2014-08-27T17:55:00Z">
              <w:r w:rsidRPr="009752B3" w:rsidDel="00CF4998">
                <w:rPr>
                  <w:rFonts w:ascii="Calibri" w:eastAsia="Times New Roman" w:hAnsi="Calibri" w:cs="Times New Roman"/>
                  <w:color w:val="000000"/>
                </w:rPr>
                <w:delText>Correct</w:delText>
              </w:r>
            </w:del>
          </w:p>
        </w:tc>
        <w:tc>
          <w:tcPr>
            <w:tcW w:w="1159" w:type="dxa"/>
            <w:hideMark/>
          </w:tcPr>
          <w:p w14:paraId="37E77F32" w14:textId="3FBED797"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712" w:author="Shrikanth" w:date="2014-08-27T17:55:00Z"/>
                <w:rFonts w:ascii="Calibri" w:eastAsia="Times New Roman" w:hAnsi="Calibri" w:cs="Times New Roman"/>
                <w:color w:val="000000"/>
              </w:rPr>
            </w:pPr>
            <w:del w:id="1713" w:author="Shrikanth" w:date="2014-08-27T17:55:00Z">
              <w:r w:rsidRPr="009752B3" w:rsidDel="00CF4998">
                <w:rPr>
                  <w:rFonts w:ascii="Calibri" w:eastAsia="Times New Roman" w:hAnsi="Calibri" w:cs="Times New Roman"/>
                  <w:color w:val="000000"/>
                </w:rPr>
                <w:delText>1:</w:delText>
              </w:r>
            </w:del>
            <w:del w:id="1714" w:author="Shrikanth" w:date="2014-08-09T20:19:00Z">
              <w:r w:rsidRPr="009752B3" w:rsidDel="00216967">
                <w:rPr>
                  <w:rFonts w:ascii="Calibri" w:eastAsia="Times New Roman" w:hAnsi="Calibri" w:cs="Times New Roman"/>
                  <w:color w:val="000000"/>
                </w:rPr>
                <w:delText>3</w:delText>
              </w:r>
            </w:del>
            <w:del w:id="1715" w:author="Shrikanth" w:date="2014-08-27T17:55:00Z">
              <w:r w:rsidRPr="009752B3" w:rsidDel="00CF4998">
                <w:rPr>
                  <w:rFonts w:ascii="Calibri" w:eastAsia="Times New Roman" w:hAnsi="Calibri" w:cs="Times New Roman"/>
                  <w:color w:val="000000"/>
                </w:rPr>
                <w:delText>3 min</w:delText>
              </w:r>
            </w:del>
          </w:p>
        </w:tc>
        <w:tc>
          <w:tcPr>
            <w:tcW w:w="1514" w:type="dxa"/>
            <w:hideMark/>
          </w:tcPr>
          <w:p w14:paraId="47078066" w14:textId="1545A483"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716" w:author="Shrikanth" w:date="2014-08-27T17:55:00Z"/>
                <w:rFonts w:ascii="Calibri" w:eastAsia="Times New Roman" w:hAnsi="Calibri" w:cs="Times New Roman"/>
                <w:color w:val="000000"/>
              </w:rPr>
            </w:pPr>
            <w:del w:id="1717" w:author="Shrikanth" w:date="2014-08-09T20:19:00Z">
              <w:r w:rsidRPr="009752B3" w:rsidDel="00216967">
                <w:rPr>
                  <w:rFonts w:ascii="Calibri" w:eastAsia="Times New Roman" w:hAnsi="Calibri" w:cs="Times New Roman"/>
                  <w:color w:val="000000"/>
                </w:rPr>
                <w:delText>9</w:delText>
              </w:r>
            </w:del>
            <w:del w:id="1718" w:author="Shrikanth" w:date="2014-08-27T17:55:00Z">
              <w:r w:rsidRPr="009752B3" w:rsidDel="00CF4998">
                <w:rPr>
                  <w:rFonts w:ascii="Calibri" w:eastAsia="Times New Roman" w:hAnsi="Calibri" w:cs="Times New Roman"/>
                  <w:color w:val="000000"/>
                </w:rPr>
                <w:delText>3</w:delText>
              </w:r>
            </w:del>
          </w:p>
        </w:tc>
        <w:tc>
          <w:tcPr>
            <w:tcW w:w="1245" w:type="dxa"/>
            <w:hideMark/>
          </w:tcPr>
          <w:p w14:paraId="05D59DBA" w14:textId="2BC4F402"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719" w:author="Shrikanth" w:date="2014-08-27T17:55:00Z"/>
                <w:rFonts w:ascii="Calibri" w:eastAsia="Times New Roman" w:hAnsi="Calibri" w:cs="Times New Roman"/>
                <w:color w:val="000000"/>
              </w:rPr>
            </w:pPr>
            <w:del w:id="1720" w:author="Shrikanth" w:date="2014-08-27T17:55:00Z">
              <w:r w:rsidRPr="009752B3" w:rsidDel="00CF4998">
                <w:rPr>
                  <w:rFonts w:ascii="Calibri" w:eastAsia="Times New Roman" w:hAnsi="Calibri" w:cs="Times New Roman"/>
                  <w:color w:val="000000"/>
                </w:rPr>
                <w:delText>Correct</w:delText>
              </w:r>
            </w:del>
          </w:p>
        </w:tc>
      </w:tr>
      <w:tr w:rsidR="009752B3" w:rsidRPr="009752B3" w:rsidDel="00CF4998" w14:paraId="47B6FD9E" w14:textId="313FA3F7" w:rsidTr="009752B3">
        <w:trPr>
          <w:cnfStyle w:val="000000010000" w:firstRow="0" w:lastRow="0" w:firstColumn="0" w:lastColumn="0" w:oddVBand="0" w:evenVBand="0" w:oddHBand="0" w:evenHBand="1" w:firstRowFirstColumn="0" w:firstRowLastColumn="0" w:lastRowFirstColumn="0" w:lastRowLastColumn="0"/>
          <w:trHeight w:val="300"/>
          <w:del w:id="1721"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shd w:val="clear" w:color="auto" w:fill="auto"/>
            <w:hideMark/>
          </w:tcPr>
          <w:p w14:paraId="6CB4F937" w14:textId="30587C42" w:rsidR="009752B3" w:rsidRPr="009752B3" w:rsidDel="00CF4998" w:rsidRDefault="009752B3" w:rsidP="009752B3">
            <w:pPr>
              <w:rPr>
                <w:del w:id="1722" w:author="Shrikanth" w:date="2014-08-27T17:55:00Z"/>
                <w:rFonts w:ascii="Calibri" w:eastAsia="Times New Roman" w:hAnsi="Calibri" w:cs="Times New Roman"/>
                <w:color w:val="000000"/>
              </w:rPr>
            </w:pPr>
          </w:p>
        </w:tc>
        <w:tc>
          <w:tcPr>
            <w:tcW w:w="2120" w:type="dxa"/>
            <w:hideMark/>
          </w:tcPr>
          <w:p w14:paraId="75C9B414" w14:textId="4DA3CE89"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723" w:author="Shrikanth" w:date="2014-08-27T17:55:00Z"/>
                <w:rFonts w:ascii="Calibri" w:eastAsia="Times New Roman" w:hAnsi="Calibri" w:cs="Times New Roman"/>
                <w:color w:val="000000"/>
              </w:rPr>
            </w:pPr>
            <w:del w:id="1724" w:author="Shrikanth" w:date="2014-08-27T17:55:00Z">
              <w:r w:rsidRPr="009752B3" w:rsidDel="00CF4998">
                <w:rPr>
                  <w:rFonts w:ascii="Calibri" w:eastAsia="Times New Roman" w:hAnsi="Calibri" w:cs="Times New Roman"/>
                  <w:color w:val="000000"/>
                </w:rPr>
                <w:delText>Dataset 3</w:delText>
              </w:r>
            </w:del>
          </w:p>
        </w:tc>
        <w:tc>
          <w:tcPr>
            <w:tcW w:w="1300" w:type="dxa"/>
            <w:noWrap/>
            <w:hideMark/>
          </w:tcPr>
          <w:p w14:paraId="560E6245" w14:textId="20374074"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725" w:author="Shrikanth" w:date="2014-08-27T17:55:00Z"/>
                <w:rFonts w:ascii="Calibri" w:eastAsia="Times New Roman" w:hAnsi="Calibri" w:cs="Times New Roman"/>
                <w:color w:val="000000"/>
              </w:rPr>
            </w:pPr>
            <w:del w:id="1726" w:author="Shrikanth" w:date="2014-08-27T17:55:00Z">
              <w:r w:rsidRPr="009752B3" w:rsidDel="00CF4998">
                <w:rPr>
                  <w:rFonts w:ascii="Calibri" w:eastAsia="Times New Roman" w:hAnsi="Calibri" w:cs="Times New Roman"/>
                  <w:color w:val="000000"/>
                </w:rPr>
                <w:delText>3:05 min</w:delText>
              </w:r>
            </w:del>
          </w:p>
        </w:tc>
        <w:tc>
          <w:tcPr>
            <w:tcW w:w="1514" w:type="dxa"/>
            <w:hideMark/>
          </w:tcPr>
          <w:p w14:paraId="00DCC66A" w14:textId="02B05E16" w:rsidR="009752B3" w:rsidRPr="009752B3" w:rsidDel="00CF4998" w:rsidRDefault="009752B3" w:rsidP="009752B3">
            <w:pPr>
              <w:jc w:val="right"/>
              <w:cnfStyle w:val="000000010000" w:firstRow="0" w:lastRow="0" w:firstColumn="0" w:lastColumn="0" w:oddVBand="0" w:evenVBand="0" w:oddHBand="0" w:evenHBand="1" w:firstRowFirstColumn="0" w:firstRowLastColumn="0" w:lastRowFirstColumn="0" w:lastRowLastColumn="0"/>
              <w:rPr>
                <w:del w:id="1727" w:author="Shrikanth" w:date="2014-08-27T17:55:00Z"/>
                <w:rFonts w:ascii="Calibri" w:eastAsia="Times New Roman" w:hAnsi="Calibri" w:cs="Times New Roman"/>
                <w:color w:val="000000"/>
              </w:rPr>
            </w:pPr>
            <w:del w:id="1728" w:author="Shrikanth" w:date="2014-08-27T17:55:00Z">
              <w:r w:rsidRPr="009752B3" w:rsidDel="00CF4998">
                <w:rPr>
                  <w:rFonts w:ascii="Calibri" w:eastAsia="Times New Roman" w:hAnsi="Calibri" w:cs="Times New Roman"/>
                  <w:color w:val="000000"/>
                </w:rPr>
                <w:delText>185</w:delText>
              </w:r>
            </w:del>
          </w:p>
        </w:tc>
        <w:tc>
          <w:tcPr>
            <w:tcW w:w="1093" w:type="dxa"/>
            <w:hideMark/>
          </w:tcPr>
          <w:p w14:paraId="30B47FB7" w14:textId="43163175"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729" w:author="Shrikanth" w:date="2014-08-27T17:55:00Z"/>
                <w:rFonts w:ascii="Calibri" w:eastAsia="Times New Roman" w:hAnsi="Calibri" w:cs="Times New Roman"/>
                <w:color w:val="000000"/>
              </w:rPr>
            </w:pPr>
            <w:del w:id="1730" w:author="Shrikanth" w:date="2014-08-27T17:55:00Z">
              <w:r w:rsidRPr="009752B3" w:rsidDel="00CF4998">
                <w:rPr>
                  <w:rFonts w:ascii="Calibri" w:eastAsia="Times New Roman" w:hAnsi="Calibri" w:cs="Times New Roman"/>
                  <w:color w:val="000000"/>
                </w:rPr>
                <w:delText>Correct</w:delText>
              </w:r>
            </w:del>
          </w:p>
        </w:tc>
        <w:tc>
          <w:tcPr>
            <w:tcW w:w="1159" w:type="dxa"/>
            <w:hideMark/>
          </w:tcPr>
          <w:p w14:paraId="17945398" w14:textId="07EE4FB0"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731" w:author="Shrikanth" w:date="2014-08-27T17:55:00Z"/>
                <w:rFonts w:ascii="Calibri" w:eastAsia="Times New Roman" w:hAnsi="Calibri" w:cs="Times New Roman"/>
                <w:color w:val="000000"/>
              </w:rPr>
            </w:pPr>
            <w:del w:id="1732" w:author="Shrikanth" w:date="2014-08-27T17:55:00Z">
              <w:r w:rsidRPr="009752B3" w:rsidDel="00CF4998">
                <w:rPr>
                  <w:rFonts w:ascii="Calibri" w:eastAsia="Times New Roman" w:hAnsi="Calibri" w:cs="Times New Roman"/>
                  <w:color w:val="000000"/>
                </w:rPr>
                <w:delText>5:</w:delText>
              </w:r>
            </w:del>
            <w:del w:id="1733" w:author="Shrikanth" w:date="2014-08-09T20:19:00Z">
              <w:r w:rsidRPr="009752B3" w:rsidDel="00216967">
                <w:rPr>
                  <w:rFonts w:ascii="Calibri" w:eastAsia="Times New Roman" w:hAnsi="Calibri" w:cs="Times New Roman"/>
                  <w:color w:val="000000"/>
                </w:rPr>
                <w:delText>04</w:delText>
              </w:r>
            </w:del>
            <w:del w:id="1734" w:author="Shrikanth" w:date="2014-08-27T17:55:00Z">
              <w:r w:rsidRPr="009752B3" w:rsidDel="00CF4998">
                <w:rPr>
                  <w:rFonts w:ascii="Calibri" w:eastAsia="Times New Roman" w:hAnsi="Calibri" w:cs="Times New Roman"/>
                  <w:color w:val="000000"/>
                </w:rPr>
                <w:delText xml:space="preserve"> min</w:delText>
              </w:r>
            </w:del>
          </w:p>
        </w:tc>
        <w:tc>
          <w:tcPr>
            <w:tcW w:w="1514" w:type="dxa"/>
            <w:hideMark/>
          </w:tcPr>
          <w:p w14:paraId="3057B178" w14:textId="2EA08FF6" w:rsidR="009752B3" w:rsidRPr="009752B3" w:rsidDel="00CF4998" w:rsidRDefault="009752B3" w:rsidP="009752B3">
            <w:pPr>
              <w:jc w:val="right"/>
              <w:cnfStyle w:val="000000010000" w:firstRow="0" w:lastRow="0" w:firstColumn="0" w:lastColumn="0" w:oddVBand="0" w:evenVBand="0" w:oddHBand="0" w:evenHBand="1" w:firstRowFirstColumn="0" w:firstRowLastColumn="0" w:lastRowFirstColumn="0" w:lastRowLastColumn="0"/>
              <w:rPr>
                <w:del w:id="1735" w:author="Shrikanth" w:date="2014-08-27T17:55:00Z"/>
                <w:rFonts w:ascii="Calibri" w:eastAsia="Times New Roman" w:hAnsi="Calibri" w:cs="Times New Roman"/>
                <w:color w:val="000000"/>
              </w:rPr>
            </w:pPr>
            <w:del w:id="1736" w:author="Shrikanth" w:date="2014-08-27T17:55:00Z">
              <w:r w:rsidRPr="009752B3" w:rsidDel="00CF4998">
                <w:rPr>
                  <w:rFonts w:ascii="Calibri" w:eastAsia="Times New Roman" w:hAnsi="Calibri" w:cs="Times New Roman"/>
                  <w:color w:val="000000"/>
                </w:rPr>
                <w:delText>3</w:delText>
              </w:r>
            </w:del>
            <w:del w:id="1737" w:author="Shrikanth" w:date="2014-08-09T20:19:00Z">
              <w:r w:rsidRPr="009752B3" w:rsidDel="00216967">
                <w:rPr>
                  <w:rFonts w:ascii="Calibri" w:eastAsia="Times New Roman" w:hAnsi="Calibri" w:cs="Times New Roman"/>
                  <w:color w:val="000000"/>
                </w:rPr>
                <w:delText>04</w:delText>
              </w:r>
            </w:del>
          </w:p>
        </w:tc>
        <w:tc>
          <w:tcPr>
            <w:tcW w:w="1245" w:type="dxa"/>
            <w:hideMark/>
          </w:tcPr>
          <w:p w14:paraId="2F40101D" w14:textId="60BF9839"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738" w:author="Shrikanth" w:date="2014-08-27T17:55:00Z"/>
                <w:rFonts w:ascii="Calibri" w:eastAsia="Times New Roman" w:hAnsi="Calibri" w:cs="Times New Roman"/>
                <w:color w:val="000000"/>
              </w:rPr>
            </w:pPr>
            <w:del w:id="1739" w:author="Shrikanth" w:date="2014-08-27T17:55:00Z">
              <w:r w:rsidRPr="009752B3" w:rsidDel="00CF4998">
                <w:rPr>
                  <w:rFonts w:ascii="Calibri" w:eastAsia="Times New Roman" w:hAnsi="Calibri" w:cs="Times New Roman"/>
                  <w:color w:val="000000"/>
                </w:rPr>
                <w:delText>Correct</w:delText>
              </w:r>
            </w:del>
          </w:p>
        </w:tc>
      </w:tr>
      <w:tr w:rsidR="009752B3" w:rsidRPr="009752B3" w:rsidDel="00CF4998" w14:paraId="3B12EF9B" w14:textId="27EFA73D" w:rsidTr="009752B3">
        <w:trPr>
          <w:cnfStyle w:val="000000100000" w:firstRow="0" w:lastRow="0" w:firstColumn="0" w:lastColumn="0" w:oddVBand="0" w:evenVBand="0" w:oddHBand="1" w:evenHBand="0" w:firstRowFirstColumn="0" w:firstRowLastColumn="0" w:lastRowFirstColumn="0" w:lastRowLastColumn="0"/>
          <w:trHeight w:val="600"/>
          <w:del w:id="1740"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shd w:val="clear" w:color="auto" w:fill="auto"/>
            <w:hideMark/>
          </w:tcPr>
          <w:p w14:paraId="522C66C2" w14:textId="71820BBA" w:rsidR="009752B3" w:rsidRPr="009752B3" w:rsidDel="00CF4998" w:rsidRDefault="009752B3" w:rsidP="009752B3">
            <w:pPr>
              <w:rPr>
                <w:del w:id="1741" w:author="Shrikanth" w:date="2014-08-27T17:55:00Z"/>
                <w:rFonts w:ascii="Calibri" w:eastAsia="Times New Roman" w:hAnsi="Calibri" w:cs="Times New Roman"/>
                <w:color w:val="000000"/>
              </w:rPr>
            </w:pPr>
          </w:p>
        </w:tc>
        <w:tc>
          <w:tcPr>
            <w:tcW w:w="2120" w:type="dxa"/>
            <w:hideMark/>
          </w:tcPr>
          <w:p w14:paraId="0C6F063C" w14:textId="5C9FAE68"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742" w:author="Shrikanth" w:date="2014-08-27T17:55:00Z"/>
                <w:rFonts w:ascii="Calibri" w:eastAsia="Times New Roman" w:hAnsi="Calibri" w:cs="Times New Roman"/>
                <w:color w:val="000000"/>
              </w:rPr>
            </w:pPr>
            <w:del w:id="1743" w:author="Shrikanth" w:date="2014-08-27T17:55:00Z">
              <w:r w:rsidRPr="009752B3" w:rsidDel="00CF4998">
                <w:rPr>
                  <w:rFonts w:ascii="Calibri" w:eastAsia="Times New Roman" w:hAnsi="Calibri" w:cs="Times New Roman"/>
                  <w:color w:val="000000"/>
                </w:rPr>
                <w:delText>Invoke SVM testing on dataset3</w:delText>
              </w:r>
            </w:del>
          </w:p>
        </w:tc>
        <w:tc>
          <w:tcPr>
            <w:tcW w:w="1300" w:type="dxa"/>
            <w:hideMark/>
          </w:tcPr>
          <w:p w14:paraId="1A4ED28A" w14:textId="74F2BA86"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744" w:author="Shrikanth" w:date="2014-08-27T17:55:00Z"/>
                <w:rFonts w:ascii="Calibri" w:eastAsia="Times New Roman" w:hAnsi="Calibri" w:cs="Times New Roman"/>
                <w:color w:val="000000"/>
              </w:rPr>
            </w:pPr>
            <w:del w:id="1745" w:author="Shrikanth" w:date="2014-08-27T17:55:00Z">
              <w:r w:rsidRPr="009752B3" w:rsidDel="00CF4998">
                <w:rPr>
                  <w:rFonts w:ascii="Calibri" w:eastAsia="Times New Roman" w:hAnsi="Calibri" w:cs="Times New Roman"/>
                  <w:color w:val="000000"/>
                </w:rPr>
                <w:delText>0:14 min</w:delText>
              </w:r>
            </w:del>
          </w:p>
        </w:tc>
        <w:tc>
          <w:tcPr>
            <w:tcW w:w="1514" w:type="dxa"/>
            <w:hideMark/>
          </w:tcPr>
          <w:p w14:paraId="5CEFA816" w14:textId="1EEA925B"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746" w:author="Shrikanth" w:date="2014-08-27T17:55:00Z"/>
                <w:rFonts w:ascii="Calibri" w:eastAsia="Times New Roman" w:hAnsi="Calibri" w:cs="Times New Roman"/>
                <w:color w:val="000000"/>
              </w:rPr>
            </w:pPr>
            <w:del w:id="1747" w:author="Shrikanth" w:date="2014-08-27T17:55:00Z">
              <w:r w:rsidRPr="009752B3" w:rsidDel="00CF4998">
                <w:rPr>
                  <w:rFonts w:ascii="Calibri" w:eastAsia="Times New Roman" w:hAnsi="Calibri" w:cs="Times New Roman"/>
                  <w:color w:val="000000"/>
                </w:rPr>
                <w:delText>14</w:delText>
              </w:r>
            </w:del>
          </w:p>
        </w:tc>
        <w:tc>
          <w:tcPr>
            <w:tcW w:w="1093" w:type="dxa"/>
            <w:hideMark/>
          </w:tcPr>
          <w:p w14:paraId="7110376B" w14:textId="27FD6149"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748" w:author="Shrikanth" w:date="2014-08-27T17:55:00Z"/>
                <w:rFonts w:ascii="Calibri" w:eastAsia="Times New Roman" w:hAnsi="Calibri" w:cs="Times New Roman"/>
                <w:color w:val="000000"/>
              </w:rPr>
            </w:pPr>
            <w:del w:id="1749" w:author="Shrikanth" w:date="2014-08-27T17:55:00Z">
              <w:r w:rsidRPr="009752B3" w:rsidDel="00CF4998">
                <w:rPr>
                  <w:rFonts w:ascii="Calibri" w:eastAsia="Times New Roman" w:hAnsi="Calibri" w:cs="Times New Roman"/>
                  <w:color w:val="000000"/>
                </w:rPr>
                <w:delText>Correct</w:delText>
              </w:r>
            </w:del>
          </w:p>
        </w:tc>
        <w:tc>
          <w:tcPr>
            <w:tcW w:w="1159" w:type="dxa"/>
            <w:hideMark/>
          </w:tcPr>
          <w:p w14:paraId="162B0580" w14:textId="3E89F826"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750" w:author="Shrikanth" w:date="2014-08-27T17:55:00Z"/>
                <w:rFonts w:ascii="Calibri" w:eastAsia="Times New Roman" w:hAnsi="Calibri" w:cs="Times New Roman"/>
                <w:color w:val="000000"/>
              </w:rPr>
            </w:pPr>
            <w:del w:id="1751" w:author="Shrikanth" w:date="2014-08-27T17:55:00Z">
              <w:r w:rsidRPr="009752B3" w:rsidDel="00CF4998">
                <w:rPr>
                  <w:rFonts w:ascii="Calibri" w:eastAsia="Times New Roman" w:hAnsi="Calibri" w:cs="Times New Roman"/>
                  <w:color w:val="000000"/>
                </w:rPr>
                <w:delText>0:29 min</w:delText>
              </w:r>
            </w:del>
          </w:p>
        </w:tc>
        <w:tc>
          <w:tcPr>
            <w:tcW w:w="1514" w:type="dxa"/>
            <w:hideMark/>
          </w:tcPr>
          <w:p w14:paraId="0B7EBC45" w14:textId="4E01A059"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752" w:author="Shrikanth" w:date="2014-08-27T17:55:00Z"/>
                <w:rFonts w:ascii="Calibri" w:eastAsia="Times New Roman" w:hAnsi="Calibri" w:cs="Times New Roman"/>
                <w:color w:val="000000"/>
              </w:rPr>
            </w:pPr>
            <w:del w:id="1753" w:author="Shrikanth" w:date="2014-08-27T17:55:00Z">
              <w:r w:rsidRPr="009752B3" w:rsidDel="00CF4998">
                <w:rPr>
                  <w:rFonts w:ascii="Calibri" w:eastAsia="Times New Roman" w:hAnsi="Calibri" w:cs="Times New Roman"/>
                  <w:color w:val="000000"/>
                </w:rPr>
                <w:delText>29</w:delText>
              </w:r>
            </w:del>
          </w:p>
        </w:tc>
        <w:tc>
          <w:tcPr>
            <w:tcW w:w="1245" w:type="dxa"/>
            <w:hideMark/>
          </w:tcPr>
          <w:p w14:paraId="18096275" w14:textId="2F71484E"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754" w:author="Shrikanth" w:date="2014-08-27T17:55:00Z"/>
                <w:rFonts w:ascii="Calibri" w:eastAsia="Times New Roman" w:hAnsi="Calibri" w:cs="Times New Roman"/>
                <w:color w:val="000000"/>
              </w:rPr>
            </w:pPr>
            <w:del w:id="1755" w:author="Shrikanth" w:date="2014-08-27T17:55:00Z">
              <w:r w:rsidRPr="009752B3" w:rsidDel="00CF4998">
                <w:rPr>
                  <w:rFonts w:ascii="Calibri" w:eastAsia="Times New Roman" w:hAnsi="Calibri" w:cs="Times New Roman"/>
                  <w:color w:val="000000"/>
                </w:rPr>
                <w:delText>Correct</w:delText>
              </w:r>
            </w:del>
          </w:p>
        </w:tc>
      </w:tr>
      <w:tr w:rsidR="009752B3" w:rsidRPr="009752B3" w:rsidDel="00CF4998" w14:paraId="3ED688A4" w14:textId="653496CF" w:rsidTr="009752B3">
        <w:trPr>
          <w:cnfStyle w:val="000000010000" w:firstRow="0" w:lastRow="0" w:firstColumn="0" w:lastColumn="0" w:oddVBand="0" w:evenVBand="0" w:oddHBand="0" w:evenHBand="1" w:firstRowFirstColumn="0" w:firstRowLastColumn="0" w:lastRowFirstColumn="0" w:lastRowLastColumn="0"/>
          <w:trHeight w:val="300"/>
          <w:del w:id="1756"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val="restart"/>
            <w:noWrap/>
            <w:textDirection w:val="btLr"/>
            <w:hideMark/>
          </w:tcPr>
          <w:p w14:paraId="607EE3A0" w14:textId="2FEF8CE7" w:rsidR="009752B3" w:rsidRPr="009752B3" w:rsidDel="00CF4998" w:rsidRDefault="009752B3" w:rsidP="009752B3">
            <w:pPr>
              <w:jc w:val="center"/>
              <w:rPr>
                <w:del w:id="1757" w:author="Shrikanth" w:date="2014-08-27T17:55:00Z"/>
                <w:rFonts w:ascii="Calibri" w:eastAsia="Times New Roman" w:hAnsi="Calibri" w:cs="Times New Roman"/>
                <w:color w:val="000000"/>
              </w:rPr>
            </w:pPr>
            <w:del w:id="1758" w:author="Shrikanth" w:date="2014-08-27T17:55:00Z">
              <w:r w:rsidRPr="009752B3" w:rsidDel="00CF4998">
                <w:rPr>
                  <w:rFonts w:ascii="Calibri" w:eastAsia="Times New Roman" w:hAnsi="Calibri" w:cs="Times New Roman"/>
                  <w:color w:val="000000"/>
                </w:rPr>
                <w:delText>Analysis</w:delText>
              </w:r>
            </w:del>
          </w:p>
        </w:tc>
        <w:tc>
          <w:tcPr>
            <w:tcW w:w="2120" w:type="dxa"/>
            <w:hideMark/>
          </w:tcPr>
          <w:p w14:paraId="7EEF548D" w14:textId="13FD472C"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759" w:author="Shrikanth" w:date="2014-08-27T17:55:00Z"/>
                <w:rFonts w:ascii="Calibri" w:eastAsia="Times New Roman" w:hAnsi="Calibri" w:cs="Times New Roman"/>
                <w:color w:val="000000"/>
              </w:rPr>
            </w:pPr>
            <w:del w:id="1760" w:author="Shrikanth" w:date="2014-08-27T17:55:00Z">
              <w:r w:rsidRPr="009752B3" w:rsidDel="00CF4998">
                <w:rPr>
                  <w:rFonts w:ascii="Calibri" w:eastAsia="Times New Roman" w:hAnsi="Calibri" w:cs="Times New Roman"/>
                  <w:color w:val="000000"/>
                </w:rPr>
                <w:delText> </w:delText>
              </w:r>
            </w:del>
          </w:p>
        </w:tc>
        <w:tc>
          <w:tcPr>
            <w:tcW w:w="1300" w:type="dxa"/>
            <w:hideMark/>
          </w:tcPr>
          <w:p w14:paraId="3E8BA6D9" w14:textId="76A020DF"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761" w:author="Shrikanth" w:date="2014-08-27T17:55:00Z"/>
                <w:rFonts w:ascii="Calibri" w:eastAsia="Times New Roman" w:hAnsi="Calibri" w:cs="Times New Roman"/>
                <w:color w:val="000000"/>
              </w:rPr>
            </w:pPr>
            <w:del w:id="1762" w:author="Shrikanth" w:date="2014-08-27T17:55:00Z">
              <w:r w:rsidRPr="009752B3" w:rsidDel="00CF4998">
                <w:rPr>
                  <w:rFonts w:ascii="Calibri" w:eastAsia="Times New Roman" w:hAnsi="Calibri" w:cs="Times New Roman"/>
                  <w:color w:val="000000"/>
                </w:rPr>
                <w:delText> </w:delText>
              </w:r>
            </w:del>
          </w:p>
        </w:tc>
        <w:tc>
          <w:tcPr>
            <w:tcW w:w="1514" w:type="dxa"/>
            <w:hideMark/>
          </w:tcPr>
          <w:p w14:paraId="0E8CB5F7" w14:textId="781A0C8F"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763" w:author="Shrikanth" w:date="2014-08-27T17:55:00Z"/>
                <w:rFonts w:ascii="Calibri" w:eastAsia="Times New Roman" w:hAnsi="Calibri" w:cs="Times New Roman"/>
                <w:color w:val="000000"/>
              </w:rPr>
            </w:pPr>
            <w:del w:id="1764" w:author="Shrikanth" w:date="2014-08-27T17:55:00Z">
              <w:r w:rsidRPr="009752B3" w:rsidDel="00CF4998">
                <w:rPr>
                  <w:rFonts w:ascii="Calibri" w:eastAsia="Times New Roman" w:hAnsi="Calibri" w:cs="Times New Roman"/>
                  <w:color w:val="000000"/>
                </w:rPr>
                <w:delText> </w:delText>
              </w:r>
            </w:del>
          </w:p>
        </w:tc>
        <w:tc>
          <w:tcPr>
            <w:tcW w:w="1093" w:type="dxa"/>
            <w:hideMark/>
          </w:tcPr>
          <w:p w14:paraId="472D841F" w14:textId="1A60CC67"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765" w:author="Shrikanth" w:date="2014-08-27T17:55:00Z"/>
                <w:rFonts w:ascii="Calibri" w:eastAsia="Times New Roman" w:hAnsi="Calibri" w:cs="Times New Roman"/>
                <w:color w:val="000000"/>
              </w:rPr>
            </w:pPr>
            <w:del w:id="1766" w:author="Shrikanth" w:date="2014-08-27T17:55:00Z">
              <w:r w:rsidRPr="009752B3" w:rsidDel="00CF4998">
                <w:rPr>
                  <w:rFonts w:ascii="Calibri" w:eastAsia="Times New Roman" w:hAnsi="Calibri" w:cs="Times New Roman"/>
                  <w:color w:val="000000"/>
                </w:rPr>
                <w:delText> </w:delText>
              </w:r>
            </w:del>
          </w:p>
        </w:tc>
        <w:tc>
          <w:tcPr>
            <w:tcW w:w="1159" w:type="dxa"/>
            <w:hideMark/>
          </w:tcPr>
          <w:p w14:paraId="3832665D" w14:textId="0E8E480A"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767" w:author="Shrikanth" w:date="2014-08-27T17:55:00Z"/>
                <w:rFonts w:ascii="Calibri" w:eastAsia="Times New Roman" w:hAnsi="Calibri" w:cs="Times New Roman"/>
                <w:color w:val="000000"/>
              </w:rPr>
            </w:pPr>
            <w:del w:id="1768" w:author="Shrikanth" w:date="2014-08-27T17:55:00Z">
              <w:r w:rsidRPr="009752B3" w:rsidDel="00CF4998">
                <w:rPr>
                  <w:rFonts w:ascii="Calibri" w:eastAsia="Times New Roman" w:hAnsi="Calibri" w:cs="Times New Roman"/>
                  <w:color w:val="000000"/>
                </w:rPr>
                <w:delText> </w:delText>
              </w:r>
            </w:del>
          </w:p>
        </w:tc>
        <w:tc>
          <w:tcPr>
            <w:tcW w:w="1514" w:type="dxa"/>
            <w:hideMark/>
          </w:tcPr>
          <w:p w14:paraId="008DD41B" w14:textId="036E5917"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769" w:author="Shrikanth" w:date="2014-08-27T17:55:00Z"/>
                <w:rFonts w:ascii="Calibri" w:eastAsia="Times New Roman" w:hAnsi="Calibri" w:cs="Times New Roman"/>
                <w:color w:val="000000"/>
              </w:rPr>
            </w:pPr>
            <w:del w:id="1770" w:author="Shrikanth" w:date="2014-08-27T17:55:00Z">
              <w:r w:rsidRPr="009752B3" w:rsidDel="00CF4998">
                <w:rPr>
                  <w:rFonts w:ascii="Calibri" w:eastAsia="Times New Roman" w:hAnsi="Calibri" w:cs="Times New Roman"/>
                  <w:color w:val="000000"/>
                </w:rPr>
                <w:delText> </w:delText>
              </w:r>
            </w:del>
          </w:p>
        </w:tc>
        <w:tc>
          <w:tcPr>
            <w:tcW w:w="1245" w:type="dxa"/>
            <w:hideMark/>
          </w:tcPr>
          <w:p w14:paraId="5C0ECCE0" w14:textId="3B5C7656" w:rsidR="009752B3" w:rsidRPr="009752B3" w:rsidDel="00CF4998" w:rsidRDefault="009752B3" w:rsidP="009752B3">
            <w:pPr>
              <w:cnfStyle w:val="000000010000" w:firstRow="0" w:lastRow="0" w:firstColumn="0" w:lastColumn="0" w:oddVBand="0" w:evenVBand="0" w:oddHBand="0" w:evenHBand="1" w:firstRowFirstColumn="0" w:firstRowLastColumn="0" w:lastRowFirstColumn="0" w:lastRowLastColumn="0"/>
              <w:rPr>
                <w:del w:id="1771" w:author="Shrikanth" w:date="2014-08-27T17:55:00Z"/>
                <w:rFonts w:ascii="Calibri" w:eastAsia="Times New Roman" w:hAnsi="Calibri" w:cs="Times New Roman"/>
                <w:color w:val="000000"/>
              </w:rPr>
            </w:pPr>
            <w:del w:id="1772" w:author="Shrikanth" w:date="2014-08-27T17:55:00Z">
              <w:r w:rsidRPr="009752B3" w:rsidDel="00CF4998">
                <w:rPr>
                  <w:rFonts w:ascii="Calibri" w:eastAsia="Times New Roman" w:hAnsi="Calibri" w:cs="Times New Roman"/>
                  <w:color w:val="000000"/>
                </w:rPr>
                <w:delText> </w:delText>
              </w:r>
            </w:del>
          </w:p>
        </w:tc>
      </w:tr>
      <w:tr w:rsidR="009752B3" w:rsidRPr="009752B3" w:rsidDel="00CF4998" w14:paraId="6D9986A1" w14:textId="76CA3C06" w:rsidTr="009752B3">
        <w:trPr>
          <w:cnfStyle w:val="000000100000" w:firstRow="0" w:lastRow="0" w:firstColumn="0" w:lastColumn="0" w:oddVBand="0" w:evenVBand="0" w:oddHBand="1" w:evenHBand="0" w:firstRowFirstColumn="0" w:firstRowLastColumn="0" w:lastRowFirstColumn="0" w:lastRowLastColumn="0"/>
          <w:trHeight w:val="300"/>
          <w:del w:id="1773"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hideMark/>
          </w:tcPr>
          <w:p w14:paraId="4744C3A9" w14:textId="2D8A6DAC" w:rsidR="009752B3" w:rsidRPr="009752B3" w:rsidDel="00CF4998" w:rsidRDefault="009752B3" w:rsidP="009752B3">
            <w:pPr>
              <w:rPr>
                <w:del w:id="1774" w:author="Shrikanth" w:date="2014-08-27T17:55:00Z"/>
                <w:rFonts w:ascii="Calibri" w:eastAsia="Times New Roman" w:hAnsi="Calibri" w:cs="Times New Roman"/>
                <w:color w:val="000000"/>
              </w:rPr>
            </w:pPr>
          </w:p>
        </w:tc>
        <w:tc>
          <w:tcPr>
            <w:tcW w:w="2120" w:type="dxa"/>
            <w:hideMark/>
          </w:tcPr>
          <w:p w14:paraId="3412FA32" w14:textId="329E3D98"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775" w:author="Shrikanth" w:date="2014-08-27T17:55:00Z"/>
                <w:rFonts w:ascii="Calibri" w:eastAsia="Times New Roman" w:hAnsi="Calibri" w:cs="Times New Roman"/>
                <w:color w:val="000000"/>
              </w:rPr>
            </w:pPr>
            <w:del w:id="1776" w:author="Shrikanth" w:date="2014-08-27T17:55:00Z">
              <w:r w:rsidRPr="009752B3" w:rsidDel="00CF4998">
                <w:rPr>
                  <w:rFonts w:ascii="Calibri" w:eastAsia="Times New Roman" w:hAnsi="Calibri" w:cs="Times New Roman"/>
                  <w:color w:val="000000"/>
                </w:rPr>
                <w:delText>Total</w:delText>
              </w:r>
            </w:del>
          </w:p>
        </w:tc>
        <w:tc>
          <w:tcPr>
            <w:tcW w:w="1300" w:type="dxa"/>
            <w:hideMark/>
          </w:tcPr>
          <w:p w14:paraId="571514CC" w14:textId="7BADCF73"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777" w:author="Shrikanth" w:date="2014-08-27T17:55:00Z"/>
                <w:rFonts w:ascii="Calibri" w:eastAsia="Times New Roman" w:hAnsi="Calibri" w:cs="Times New Roman"/>
                <w:color w:val="000000"/>
              </w:rPr>
            </w:pPr>
            <w:del w:id="1778" w:author="Shrikanth" w:date="2014-08-27T17:55:00Z">
              <w:r w:rsidRPr="009752B3" w:rsidDel="00CF4998">
                <w:rPr>
                  <w:rFonts w:ascii="Calibri" w:eastAsia="Times New Roman" w:hAnsi="Calibri" w:cs="Times New Roman"/>
                  <w:color w:val="000000"/>
                </w:rPr>
                <w:delText>22:39 min</w:delText>
              </w:r>
            </w:del>
          </w:p>
        </w:tc>
        <w:tc>
          <w:tcPr>
            <w:tcW w:w="1514" w:type="dxa"/>
            <w:hideMark/>
          </w:tcPr>
          <w:p w14:paraId="5ECBBEA2" w14:textId="55FC69CF"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779" w:author="Shrikanth" w:date="2014-08-27T17:55:00Z"/>
                <w:rFonts w:ascii="Calibri" w:eastAsia="Times New Roman" w:hAnsi="Calibri" w:cs="Times New Roman"/>
                <w:color w:val="000000"/>
              </w:rPr>
            </w:pPr>
            <w:del w:id="1780" w:author="Shrikanth" w:date="2014-08-27T17:55:00Z">
              <w:r w:rsidRPr="009752B3" w:rsidDel="00CF4998">
                <w:rPr>
                  <w:rFonts w:ascii="Calibri" w:eastAsia="Times New Roman" w:hAnsi="Calibri" w:cs="Times New Roman"/>
                  <w:color w:val="000000"/>
                </w:rPr>
                <w:delText>1359</w:delText>
              </w:r>
            </w:del>
          </w:p>
        </w:tc>
        <w:tc>
          <w:tcPr>
            <w:tcW w:w="1093" w:type="dxa"/>
            <w:hideMark/>
          </w:tcPr>
          <w:p w14:paraId="495D359A" w14:textId="4F740DEE"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781" w:author="Shrikanth" w:date="2014-08-27T17:55:00Z"/>
                <w:rFonts w:ascii="Calibri" w:eastAsia="Times New Roman" w:hAnsi="Calibri" w:cs="Times New Roman"/>
                <w:color w:val="000000"/>
              </w:rPr>
            </w:pPr>
            <w:del w:id="1782" w:author="Shrikanth" w:date="2014-08-27T17:55:00Z">
              <w:r w:rsidRPr="009752B3" w:rsidDel="00CF4998">
                <w:rPr>
                  <w:rFonts w:ascii="Calibri" w:eastAsia="Times New Roman" w:hAnsi="Calibri" w:cs="Times New Roman"/>
                  <w:color w:val="000000"/>
                </w:rPr>
                <w:delText> </w:delText>
              </w:r>
            </w:del>
          </w:p>
        </w:tc>
        <w:tc>
          <w:tcPr>
            <w:tcW w:w="1159" w:type="dxa"/>
            <w:hideMark/>
          </w:tcPr>
          <w:p w14:paraId="17DE2C3D" w14:textId="0CDAAD93"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783" w:author="Shrikanth" w:date="2014-08-27T17:55:00Z"/>
                <w:rFonts w:ascii="Calibri" w:eastAsia="Times New Roman" w:hAnsi="Calibri" w:cs="Times New Roman"/>
                <w:color w:val="000000"/>
              </w:rPr>
            </w:pPr>
            <w:del w:id="1784" w:author="Shrikanth" w:date="2014-08-09T20:19:00Z">
              <w:r w:rsidRPr="009752B3" w:rsidDel="00216967">
                <w:rPr>
                  <w:rFonts w:ascii="Calibri" w:eastAsia="Times New Roman" w:hAnsi="Calibri" w:cs="Times New Roman"/>
                  <w:color w:val="000000"/>
                </w:rPr>
                <w:delText>38</w:delText>
              </w:r>
            </w:del>
            <w:del w:id="1785" w:author="Shrikanth" w:date="2014-08-27T17:55:00Z">
              <w:r w:rsidRPr="009752B3" w:rsidDel="00CF4998">
                <w:rPr>
                  <w:rFonts w:ascii="Calibri" w:eastAsia="Times New Roman" w:hAnsi="Calibri" w:cs="Times New Roman"/>
                  <w:color w:val="000000"/>
                </w:rPr>
                <w:delText>:</w:delText>
              </w:r>
            </w:del>
            <w:del w:id="1786" w:author="Shrikanth" w:date="2014-08-09T20:19:00Z">
              <w:r w:rsidRPr="009752B3" w:rsidDel="00216967">
                <w:rPr>
                  <w:rFonts w:ascii="Calibri" w:eastAsia="Times New Roman" w:hAnsi="Calibri" w:cs="Times New Roman"/>
                  <w:color w:val="000000"/>
                </w:rPr>
                <w:delText>41</w:delText>
              </w:r>
            </w:del>
            <w:del w:id="1787" w:author="Shrikanth" w:date="2014-08-27T17:55:00Z">
              <w:r w:rsidRPr="009752B3" w:rsidDel="00CF4998">
                <w:rPr>
                  <w:rFonts w:ascii="Calibri" w:eastAsia="Times New Roman" w:hAnsi="Calibri" w:cs="Times New Roman"/>
                  <w:color w:val="000000"/>
                </w:rPr>
                <w:delText xml:space="preserve"> min</w:delText>
              </w:r>
            </w:del>
          </w:p>
        </w:tc>
        <w:tc>
          <w:tcPr>
            <w:tcW w:w="1514" w:type="dxa"/>
            <w:hideMark/>
          </w:tcPr>
          <w:p w14:paraId="4153EB17" w14:textId="3954A19C"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788" w:author="Shrikanth" w:date="2014-08-27T17:55:00Z"/>
                <w:rFonts w:ascii="Calibri" w:eastAsia="Times New Roman" w:hAnsi="Calibri" w:cs="Times New Roman"/>
                <w:color w:val="000000"/>
              </w:rPr>
            </w:pPr>
            <w:del w:id="1789" w:author="Shrikanth" w:date="2014-08-09T20:20:00Z">
              <w:r w:rsidRPr="009752B3" w:rsidDel="00216967">
                <w:rPr>
                  <w:rFonts w:ascii="Calibri" w:eastAsia="Times New Roman" w:hAnsi="Calibri" w:cs="Times New Roman"/>
                  <w:color w:val="000000"/>
                </w:rPr>
                <w:delText>2321</w:delText>
              </w:r>
            </w:del>
          </w:p>
        </w:tc>
        <w:tc>
          <w:tcPr>
            <w:tcW w:w="1245" w:type="dxa"/>
            <w:hideMark/>
          </w:tcPr>
          <w:p w14:paraId="4B6E9D68" w14:textId="7EC8C213"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790" w:author="Shrikanth" w:date="2014-08-27T17:55:00Z"/>
                <w:rFonts w:ascii="Calibri" w:eastAsia="Times New Roman" w:hAnsi="Calibri" w:cs="Times New Roman"/>
                <w:color w:val="000000"/>
              </w:rPr>
            </w:pPr>
            <w:del w:id="1791" w:author="Shrikanth" w:date="2014-08-27T17:55:00Z">
              <w:r w:rsidRPr="009752B3" w:rsidDel="00CF4998">
                <w:rPr>
                  <w:rFonts w:ascii="Calibri" w:eastAsia="Times New Roman" w:hAnsi="Calibri" w:cs="Times New Roman"/>
                  <w:color w:val="000000"/>
                </w:rPr>
                <w:delText> </w:delText>
              </w:r>
            </w:del>
          </w:p>
        </w:tc>
      </w:tr>
      <w:tr w:rsidR="009752B3" w:rsidRPr="009752B3" w:rsidDel="00CF4998" w14:paraId="2837447F" w14:textId="72C7BE6F" w:rsidTr="009752B3">
        <w:trPr>
          <w:cnfStyle w:val="000000010000" w:firstRow="0" w:lastRow="0" w:firstColumn="0" w:lastColumn="0" w:oddVBand="0" w:evenVBand="0" w:oddHBand="0" w:evenHBand="1" w:firstRowFirstColumn="0" w:firstRowLastColumn="0" w:lastRowFirstColumn="0" w:lastRowLastColumn="0"/>
          <w:trHeight w:val="300"/>
          <w:del w:id="1792"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hideMark/>
          </w:tcPr>
          <w:p w14:paraId="35CEC540" w14:textId="476DAC63" w:rsidR="009752B3" w:rsidRPr="009752B3" w:rsidDel="00CF4998" w:rsidRDefault="009752B3" w:rsidP="009752B3">
            <w:pPr>
              <w:rPr>
                <w:del w:id="1793" w:author="Shrikanth" w:date="2014-08-27T17:55:00Z"/>
                <w:rFonts w:ascii="Calibri" w:eastAsia="Times New Roman" w:hAnsi="Calibri" w:cs="Times New Roman"/>
                <w:color w:val="000000"/>
              </w:rPr>
            </w:pPr>
          </w:p>
        </w:tc>
        <w:tc>
          <w:tcPr>
            <w:tcW w:w="9945" w:type="dxa"/>
            <w:gridSpan w:val="7"/>
            <w:hideMark/>
          </w:tcPr>
          <w:p w14:paraId="5871FE57" w14:textId="557B35B2" w:rsidR="009752B3" w:rsidRPr="009752B3" w:rsidDel="00CF4998" w:rsidRDefault="009752B3" w:rsidP="009752B3">
            <w:pPr>
              <w:jc w:val="center"/>
              <w:cnfStyle w:val="000000010000" w:firstRow="0" w:lastRow="0" w:firstColumn="0" w:lastColumn="0" w:oddVBand="0" w:evenVBand="0" w:oddHBand="0" w:evenHBand="1" w:firstRowFirstColumn="0" w:firstRowLastColumn="0" w:lastRowFirstColumn="0" w:lastRowLastColumn="0"/>
              <w:rPr>
                <w:del w:id="1794" w:author="Shrikanth" w:date="2014-08-27T17:55:00Z"/>
                <w:rFonts w:ascii="Calibri" w:eastAsia="Times New Roman" w:hAnsi="Calibri" w:cs="Times New Roman"/>
                <w:color w:val="000000"/>
              </w:rPr>
            </w:pPr>
            <w:del w:id="1795" w:author="Shrikanth" w:date="2014-08-27T17:55:00Z">
              <w:r w:rsidRPr="009752B3" w:rsidDel="00CF4998">
                <w:rPr>
                  <w:rFonts w:ascii="Calibri" w:eastAsia="Times New Roman" w:hAnsi="Calibri" w:cs="Times New Roman"/>
                  <w:color w:val="000000"/>
                </w:rPr>
                <w:delText> </w:delText>
              </w:r>
            </w:del>
          </w:p>
        </w:tc>
      </w:tr>
      <w:tr w:rsidR="009752B3" w:rsidRPr="009752B3" w:rsidDel="00CF4998" w14:paraId="2D1A388D" w14:textId="1E258B06" w:rsidTr="009752B3">
        <w:trPr>
          <w:cnfStyle w:val="000000100000" w:firstRow="0" w:lastRow="0" w:firstColumn="0" w:lastColumn="0" w:oddVBand="0" w:evenVBand="0" w:oddHBand="1" w:evenHBand="0" w:firstRowFirstColumn="0" w:firstRowLastColumn="0" w:lastRowFirstColumn="0" w:lastRowLastColumn="0"/>
          <w:trHeight w:val="300"/>
          <w:del w:id="1796"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hideMark/>
          </w:tcPr>
          <w:p w14:paraId="6B4B7D66" w14:textId="73E1A12E" w:rsidR="009752B3" w:rsidRPr="009752B3" w:rsidDel="00CF4998" w:rsidRDefault="009752B3" w:rsidP="009752B3">
            <w:pPr>
              <w:rPr>
                <w:del w:id="1797" w:author="Shrikanth" w:date="2014-08-27T17:55:00Z"/>
                <w:rFonts w:ascii="Calibri" w:eastAsia="Times New Roman" w:hAnsi="Calibri" w:cs="Times New Roman"/>
                <w:color w:val="000000"/>
              </w:rPr>
            </w:pPr>
          </w:p>
        </w:tc>
        <w:tc>
          <w:tcPr>
            <w:tcW w:w="6027" w:type="dxa"/>
            <w:gridSpan w:val="4"/>
            <w:hideMark/>
          </w:tcPr>
          <w:p w14:paraId="4A1693E9" w14:textId="31F16177" w:rsidR="009752B3" w:rsidRPr="009752B3" w:rsidDel="00CF4998" w:rsidRDefault="009752B3" w:rsidP="009752B3">
            <w:pPr>
              <w:cnfStyle w:val="000000100000" w:firstRow="0" w:lastRow="0" w:firstColumn="0" w:lastColumn="0" w:oddVBand="0" w:evenVBand="0" w:oddHBand="1" w:evenHBand="0" w:firstRowFirstColumn="0" w:firstRowLastColumn="0" w:lastRowFirstColumn="0" w:lastRowLastColumn="0"/>
              <w:rPr>
                <w:del w:id="1798" w:author="Shrikanth" w:date="2014-08-27T17:55:00Z"/>
                <w:rFonts w:ascii="Calibri" w:eastAsia="Times New Roman" w:hAnsi="Calibri" w:cs="Times New Roman"/>
                <w:color w:val="000000"/>
              </w:rPr>
            </w:pPr>
            <w:del w:id="1799" w:author="Shrikanth" w:date="2014-08-27T17:55:00Z">
              <w:r w:rsidRPr="009752B3" w:rsidDel="00CF4998">
                <w:rPr>
                  <w:rFonts w:ascii="Calibri" w:eastAsia="Times New Roman" w:hAnsi="Calibri" w:cs="Times New Roman"/>
                  <w:color w:val="000000"/>
                </w:rPr>
                <w:delText>Total Reduction excluding karma setup</w:delText>
              </w:r>
            </w:del>
          </w:p>
        </w:tc>
        <w:tc>
          <w:tcPr>
            <w:tcW w:w="2673" w:type="dxa"/>
            <w:gridSpan w:val="2"/>
            <w:hideMark/>
          </w:tcPr>
          <w:p w14:paraId="5F35342C" w14:textId="4B969420" w:rsidR="009752B3" w:rsidRPr="009752B3" w:rsidDel="00CF4998" w:rsidRDefault="009752B3" w:rsidP="009752B3">
            <w:pPr>
              <w:jc w:val="center"/>
              <w:cnfStyle w:val="000000100000" w:firstRow="0" w:lastRow="0" w:firstColumn="0" w:lastColumn="0" w:oddVBand="0" w:evenVBand="0" w:oddHBand="1" w:evenHBand="0" w:firstRowFirstColumn="0" w:firstRowLastColumn="0" w:lastRowFirstColumn="0" w:lastRowLastColumn="0"/>
              <w:rPr>
                <w:del w:id="1800" w:author="Shrikanth" w:date="2014-08-27T17:55:00Z"/>
                <w:rFonts w:ascii="Calibri" w:eastAsia="Times New Roman" w:hAnsi="Calibri" w:cs="Times New Roman"/>
                <w:color w:val="000000"/>
              </w:rPr>
            </w:pPr>
            <w:del w:id="1801" w:author="Shrikanth" w:date="2014-08-09T20:18:00Z">
              <w:r w:rsidRPr="009752B3" w:rsidDel="00216967">
                <w:rPr>
                  <w:rFonts w:ascii="Calibri" w:eastAsia="Times New Roman" w:hAnsi="Calibri" w:cs="Times New Roman"/>
                  <w:color w:val="000000"/>
                </w:rPr>
                <w:delText>16:2</w:delText>
              </w:r>
            </w:del>
            <w:del w:id="1802" w:author="Shrikanth" w:date="2014-08-27T17:55:00Z">
              <w:r w:rsidRPr="009752B3" w:rsidDel="00CF4998">
                <w:rPr>
                  <w:rFonts w:ascii="Calibri" w:eastAsia="Times New Roman" w:hAnsi="Calibri" w:cs="Times New Roman"/>
                  <w:color w:val="000000"/>
                </w:rPr>
                <w:delText xml:space="preserve"> min</w:delText>
              </w:r>
            </w:del>
          </w:p>
        </w:tc>
        <w:tc>
          <w:tcPr>
            <w:tcW w:w="1245" w:type="dxa"/>
            <w:hideMark/>
          </w:tcPr>
          <w:p w14:paraId="171F76B8" w14:textId="17AB3539"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803" w:author="Shrikanth" w:date="2014-08-27T17:55:00Z"/>
                <w:rFonts w:ascii="Calibri" w:eastAsia="Times New Roman" w:hAnsi="Calibri" w:cs="Times New Roman"/>
                <w:color w:val="000000"/>
              </w:rPr>
            </w:pPr>
            <w:del w:id="1804" w:author="Shrikanth" w:date="2014-08-27T17:55:00Z">
              <w:r w:rsidRPr="009752B3" w:rsidDel="00CF4998">
                <w:rPr>
                  <w:rFonts w:ascii="Calibri" w:eastAsia="Times New Roman" w:hAnsi="Calibri" w:cs="Times New Roman"/>
                  <w:color w:val="000000"/>
                </w:rPr>
                <w:delText>4</w:delText>
              </w:r>
            </w:del>
            <w:del w:id="1805" w:author="Shrikanth" w:date="2014-08-09T20:20:00Z">
              <w:r w:rsidRPr="009752B3" w:rsidDel="00BD246C">
                <w:rPr>
                  <w:rFonts w:ascii="Calibri" w:eastAsia="Times New Roman" w:hAnsi="Calibri" w:cs="Times New Roman"/>
                  <w:color w:val="000000"/>
                </w:rPr>
                <w:delText>1</w:delText>
              </w:r>
            </w:del>
            <w:del w:id="1806" w:author="Shrikanth" w:date="2014-08-27T17:55:00Z">
              <w:r w:rsidRPr="009752B3" w:rsidDel="00CF4998">
                <w:rPr>
                  <w:rFonts w:ascii="Calibri" w:eastAsia="Times New Roman" w:hAnsi="Calibri" w:cs="Times New Roman"/>
                  <w:color w:val="000000"/>
                </w:rPr>
                <w:delText>.</w:delText>
              </w:r>
            </w:del>
            <w:del w:id="1807" w:author="Shrikanth" w:date="2014-08-09T20:20:00Z">
              <w:r w:rsidRPr="009752B3" w:rsidDel="00BD246C">
                <w:rPr>
                  <w:rFonts w:ascii="Calibri" w:eastAsia="Times New Roman" w:hAnsi="Calibri" w:cs="Times New Roman"/>
                  <w:color w:val="000000"/>
                </w:rPr>
                <w:delText>4</w:delText>
              </w:r>
            </w:del>
            <w:del w:id="1808" w:author="Shrikanth" w:date="2014-08-27T17:55:00Z">
              <w:r w:rsidRPr="009752B3" w:rsidDel="00CF4998">
                <w:rPr>
                  <w:rFonts w:ascii="Calibri" w:eastAsia="Times New Roman" w:hAnsi="Calibri" w:cs="Times New Roman"/>
                  <w:color w:val="000000"/>
                </w:rPr>
                <w:delText>4%</w:delText>
              </w:r>
            </w:del>
          </w:p>
        </w:tc>
      </w:tr>
      <w:tr w:rsidR="009752B3" w:rsidRPr="009752B3" w:rsidDel="00CF4998" w14:paraId="2ED25DA9" w14:textId="20570116" w:rsidTr="009752B3">
        <w:trPr>
          <w:cnfStyle w:val="000000010000" w:firstRow="0" w:lastRow="0" w:firstColumn="0" w:lastColumn="0" w:oddVBand="0" w:evenVBand="0" w:oddHBand="0" w:evenHBand="1" w:firstRowFirstColumn="0" w:firstRowLastColumn="0" w:lastRowFirstColumn="0" w:lastRowLastColumn="0"/>
          <w:trHeight w:val="300"/>
          <w:del w:id="1809"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hideMark/>
          </w:tcPr>
          <w:p w14:paraId="61F84C8B" w14:textId="21532B51" w:rsidR="009752B3" w:rsidRPr="009752B3" w:rsidDel="00CF4998" w:rsidRDefault="009752B3" w:rsidP="009752B3">
            <w:pPr>
              <w:rPr>
                <w:del w:id="1810" w:author="Shrikanth" w:date="2014-08-27T17:55:00Z"/>
                <w:rFonts w:ascii="Calibri" w:eastAsia="Times New Roman" w:hAnsi="Calibri" w:cs="Times New Roman"/>
                <w:color w:val="000000"/>
              </w:rPr>
            </w:pPr>
          </w:p>
        </w:tc>
        <w:tc>
          <w:tcPr>
            <w:tcW w:w="6027" w:type="dxa"/>
            <w:gridSpan w:val="4"/>
            <w:hideMark/>
          </w:tcPr>
          <w:p w14:paraId="0D9D49BD" w14:textId="4FC1F95F" w:rsidR="009752B3" w:rsidRPr="009752B3" w:rsidDel="00CF4998" w:rsidRDefault="009752B3" w:rsidP="006460DA">
            <w:pPr>
              <w:cnfStyle w:val="000000010000" w:firstRow="0" w:lastRow="0" w:firstColumn="0" w:lastColumn="0" w:oddVBand="0" w:evenVBand="0" w:oddHBand="0" w:evenHBand="1" w:firstRowFirstColumn="0" w:firstRowLastColumn="0" w:lastRowFirstColumn="0" w:lastRowLastColumn="0"/>
              <w:rPr>
                <w:del w:id="1811" w:author="Shrikanth" w:date="2014-08-27T17:55:00Z"/>
                <w:rFonts w:ascii="Calibri" w:eastAsia="Times New Roman" w:hAnsi="Calibri" w:cs="Times New Roman"/>
                <w:color w:val="000000"/>
              </w:rPr>
            </w:pPr>
            <w:del w:id="1812" w:author="Shrikanth" w:date="2014-08-27T17:55:00Z">
              <w:r w:rsidRPr="009752B3" w:rsidDel="00CF4998">
                <w:rPr>
                  <w:rFonts w:ascii="Calibri" w:eastAsia="Times New Roman" w:hAnsi="Calibri" w:cs="Times New Roman"/>
                  <w:color w:val="000000"/>
                </w:rPr>
                <w:delText xml:space="preserve">Total Reduction </w:delText>
              </w:r>
              <w:r w:rsidR="006460DA" w:rsidDel="00CF4998">
                <w:rPr>
                  <w:rFonts w:ascii="Calibri" w:eastAsia="Times New Roman" w:hAnsi="Calibri" w:cs="Times New Roman"/>
                  <w:color w:val="000000"/>
                </w:rPr>
                <w:delText>with</w:delText>
              </w:r>
              <w:r w:rsidRPr="009752B3" w:rsidDel="00CF4998">
                <w:rPr>
                  <w:rFonts w:ascii="Calibri" w:eastAsia="Times New Roman" w:hAnsi="Calibri" w:cs="Times New Roman"/>
                  <w:color w:val="000000"/>
                </w:rPr>
                <w:delText xml:space="preserve"> karma setup (+9:30 min)</w:delText>
              </w:r>
            </w:del>
          </w:p>
        </w:tc>
        <w:tc>
          <w:tcPr>
            <w:tcW w:w="2673" w:type="dxa"/>
            <w:gridSpan w:val="2"/>
            <w:hideMark/>
          </w:tcPr>
          <w:p w14:paraId="662297F2" w14:textId="130C3C3E" w:rsidR="009752B3" w:rsidRPr="009752B3" w:rsidDel="00CF4998" w:rsidRDefault="009752B3" w:rsidP="009752B3">
            <w:pPr>
              <w:jc w:val="center"/>
              <w:cnfStyle w:val="000000010000" w:firstRow="0" w:lastRow="0" w:firstColumn="0" w:lastColumn="0" w:oddVBand="0" w:evenVBand="0" w:oddHBand="0" w:evenHBand="1" w:firstRowFirstColumn="0" w:firstRowLastColumn="0" w:lastRowFirstColumn="0" w:lastRowLastColumn="0"/>
              <w:rPr>
                <w:del w:id="1813" w:author="Shrikanth" w:date="2014-08-27T17:55:00Z"/>
                <w:rFonts w:ascii="Calibri" w:eastAsia="Times New Roman" w:hAnsi="Calibri" w:cs="Times New Roman"/>
                <w:color w:val="000000"/>
              </w:rPr>
            </w:pPr>
            <w:del w:id="1814" w:author="Shrikanth" w:date="2014-08-09T20:18:00Z">
              <w:r w:rsidRPr="009752B3" w:rsidDel="00216967">
                <w:rPr>
                  <w:rFonts w:ascii="Calibri" w:eastAsia="Times New Roman" w:hAnsi="Calibri" w:cs="Times New Roman"/>
                  <w:color w:val="000000"/>
                </w:rPr>
                <w:delText>6:32</w:delText>
              </w:r>
            </w:del>
            <w:del w:id="1815" w:author="Shrikanth" w:date="2014-08-27T17:55:00Z">
              <w:r w:rsidRPr="009752B3" w:rsidDel="00CF4998">
                <w:rPr>
                  <w:rFonts w:ascii="Calibri" w:eastAsia="Times New Roman" w:hAnsi="Calibri" w:cs="Times New Roman"/>
                  <w:color w:val="000000"/>
                </w:rPr>
                <w:delText xml:space="preserve"> min</w:delText>
              </w:r>
            </w:del>
          </w:p>
        </w:tc>
        <w:tc>
          <w:tcPr>
            <w:tcW w:w="1245" w:type="dxa"/>
            <w:hideMark/>
          </w:tcPr>
          <w:p w14:paraId="582C1945" w14:textId="1CDE89BE" w:rsidR="009752B3" w:rsidRPr="009752B3" w:rsidDel="00CF4998" w:rsidRDefault="009752B3" w:rsidP="009752B3">
            <w:pPr>
              <w:jc w:val="right"/>
              <w:cnfStyle w:val="000000010000" w:firstRow="0" w:lastRow="0" w:firstColumn="0" w:lastColumn="0" w:oddVBand="0" w:evenVBand="0" w:oddHBand="0" w:evenHBand="1" w:firstRowFirstColumn="0" w:firstRowLastColumn="0" w:lastRowFirstColumn="0" w:lastRowLastColumn="0"/>
              <w:rPr>
                <w:del w:id="1816" w:author="Shrikanth" w:date="2014-08-27T17:55:00Z"/>
                <w:rFonts w:ascii="Calibri" w:eastAsia="Times New Roman" w:hAnsi="Calibri" w:cs="Times New Roman"/>
                <w:color w:val="000000"/>
              </w:rPr>
            </w:pPr>
            <w:del w:id="1817" w:author="Shrikanth" w:date="2014-08-09T20:21:00Z">
              <w:r w:rsidRPr="009752B3" w:rsidDel="00BD246C">
                <w:rPr>
                  <w:rFonts w:ascii="Calibri" w:eastAsia="Times New Roman" w:hAnsi="Calibri" w:cs="Times New Roman"/>
                  <w:color w:val="000000"/>
                </w:rPr>
                <w:delText>16.89</w:delText>
              </w:r>
            </w:del>
            <w:del w:id="1818" w:author="Shrikanth" w:date="2014-08-27T17:55:00Z">
              <w:r w:rsidRPr="009752B3" w:rsidDel="00CF4998">
                <w:rPr>
                  <w:rFonts w:ascii="Calibri" w:eastAsia="Times New Roman" w:hAnsi="Calibri" w:cs="Times New Roman"/>
                  <w:color w:val="000000"/>
                </w:rPr>
                <w:delText>%</w:delText>
              </w:r>
            </w:del>
          </w:p>
        </w:tc>
      </w:tr>
      <w:tr w:rsidR="009752B3" w:rsidRPr="009752B3" w:rsidDel="00CF4998" w14:paraId="1A4A6914" w14:textId="1F49E50C" w:rsidTr="009752B3">
        <w:trPr>
          <w:cnfStyle w:val="000000100000" w:firstRow="0" w:lastRow="0" w:firstColumn="0" w:lastColumn="0" w:oddVBand="0" w:evenVBand="0" w:oddHBand="1" w:evenHBand="0" w:firstRowFirstColumn="0" w:firstRowLastColumn="0" w:lastRowFirstColumn="0" w:lastRowLastColumn="0"/>
          <w:trHeight w:val="300"/>
          <w:del w:id="1819"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hideMark/>
          </w:tcPr>
          <w:p w14:paraId="575FDDF5" w14:textId="44D17246" w:rsidR="009752B3" w:rsidRPr="009752B3" w:rsidDel="00CF4998" w:rsidRDefault="009752B3" w:rsidP="009752B3">
            <w:pPr>
              <w:rPr>
                <w:del w:id="1820" w:author="Shrikanth" w:date="2014-08-27T17:55:00Z"/>
                <w:rFonts w:ascii="Calibri" w:eastAsia="Times New Roman" w:hAnsi="Calibri" w:cs="Times New Roman"/>
                <w:color w:val="000000"/>
              </w:rPr>
            </w:pPr>
          </w:p>
        </w:tc>
        <w:tc>
          <w:tcPr>
            <w:tcW w:w="8700" w:type="dxa"/>
            <w:gridSpan w:val="6"/>
            <w:hideMark/>
          </w:tcPr>
          <w:p w14:paraId="13D2D760" w14:textId="1F0D1D47" w:rsidR="009752B3" w:rsidRPr="009752B3" w:rsidDel="00CF4998" w:rsidRDefault="006D5F45" w:rsidP="009752B3">
            <w:pPr>
              <w:cnfStyle w:val="000000100000" w:firstRow="0" w:lastRow="0" w:firstColumn="0" w:lastColumn="0" w:oddVBand="0" w:evenVBand="0" w:oddHBand="1" w:evenHBand="0" w:firstRowFirstColumn="0" w:firstRowLastColumn="0" w:lastRowFirstColumn="0" w:lastRowLastColumn="0"/>
              <w:rPr>
                <w:del w:id="1821" w:author="Shrikanth" w:date="2014-08-27T17:55:00Z"/>
                <w:rFonts w:ascii="Calibri" w:eastAsia="Times New Roman" w:hAnsi="Calibri" w:cs="Times New Roman"/>
                <w:color w:val="000000"/>
              </w:rPr>
            </w:pPr>
            <w:del w:id="1822" w:author="Shrikanth" w:date="2014-08-27T17:55:00Z">
              <w:r w:rsidRPr="009752B3" w:rsidDel="00CF4998">
                <w:rPr>
                  <w:rFonts w:ascii="Calibri" w:eastAsia="Times New Roman" w:hAnsi="Calibri" w:cs="Times New Roman"/>
                  <w:color w:val="000000"/>
                </w:rPr>
                <w:delText>Accuracy</w:delText>
              </w:r>
              <w:r w:rsidR="009752B3" w:rsidRPr="009752B3" w:rsidDel="00CF4998">
                <w:rPr>
                  <w:rFonts w:ascii="Calibri" w:eastAsia="Times New Roman" w:hAnsi="Calibri" w:cs="Times New Roman"/>
                  <w:color w:val="000000"/>
                </w:rPr>
                <w:delText xml:space="preserve"> with Karma</w:delText>
              </w:r>
            </w:del>
          </w:p>
        </w:tc>
        <w:tc>
          <w:tcPr>
            <w:tcW w:w="1245" w:type="dxa"/>
            <w:hideMark/>
          </w:tcPr>
          <w:p w14:paraId="1A9D2969" w14:textId="5528F4F3" w:rsidR="009752B3" w:rsidRPr="009752B3" w:rsidDel="00CF4998" w:rsidRDefault="009752B3" w:rsidP="009752B3">
            <w:pPr>
              <w:jc w:val="right"/>
              <w:cnfStyle w:val="000000100000" w:firstRow="0" w:lastRow="0" w:firstColumn="0" w:lastColumn="0" w:oddVBand="0" w:evenVBand="0" w:oddHBand="1" w:evenHBand="0" w:firstRowFirstColumn="0" w:firstRowLastColumn="0" w:lastRowFirstColumn="0" w:lastRowLastColumn="0"/>
              <w:rPr>
                <w:del w:id="1823" w:author="Shrikanth" w:date="2014-08-27T17:55:00Z"/>
                <w:rFonts w:ascii="Calibri" w:eastAsia="Times New Roman" w:hAnsi="Calibri" w:cs="Times New Roman"/>
                <w:color w:val="000000"/>
              </w:rPr>
            </w:pPr>
            <w:del w:id="1824" w:author="Shrikanth" w:date="2014-08-27T17:55:00Z">
              <w:r w:rsidRPr="009752B3" w:rsidDel="00CF4998">
                <w:rPr>
                  <w:rFonts w:ascii="Calibri" w:eastAsia="Times New Roman" w:hAnsi="Calibri" w:cs="Times New Roman"/>
                  <w:color w:val="000000"/>
                </w:rPr>
                <w:delText>100.00%</w:delText>
              </w:r>
            </w:del>
          </w:p>
        </w:tc>
      </w:tr>
      <w:tr w:rsidR="009752B3" w:rsidRPr="009752B3" w:rsidDel="00CF4998" w14:paraId="5BF5093E" w14:textId="6541299D" w:rsidTr="009752B3">
        <w:trPr>
          <w:cnfStyle w:val="000000010000" w:firstRow="0" w:lastRow="0" w:firstColumn="0" w:lastColumn="0" w:oddVBand="0" w:evenVBand="0" w:oddHBand="0" w:evenHBand="1" w:firstRowFirstColumn="0" w:firstRowLastColumn="0" w:lastRowFirstColumn="0" w:lastRowLastColumn="0"/>
          <w:trHeight w:val="300"/>
          <w:del w:id="1825" w:author="Shrikanth" w:date="2014-08-27T17:55:00Z"/>
        </w:trPr>
        <w:tc>
          <w:tcPr>
            <w:cnfStyle w:val="001000000000" w:firstRow="0" w:lastRow="0" w:firstColumn="1" w:lastColumn="0" w:oddVBand="0" w:evenVBand="0" w:oddHBand="0" w:evenHBand="0" w:firstRowFirstColumn="0" w:firstRowLastColumn="0" w:lastRowFirstColumn="0" w:lastRowLastColumn="0"/>
            <w:tcW w:w="515" w:type="dxa"/>
            <w:vMerge/>
            <w:hideMark/>
          </w:tcPr>
          <w:p w14:paraId="33ADE621" w14:textId="70E4BDDF" w:rsidR="009752B3" w:rsidRPr="009752B3" w:rsidDel="00CF4998" w:rsidRDefault="009752B3" w:rsidP="009752B3">
            <w:pPr>
              <w:rPr>
                <w:del w:id="1826" w:author="Shrikanth" w:date="2014-08-27T17:55:00Z"/>
                <w:rFonts w:ascii="Calibri" w:eastAsia="Times New Roman" w:hAnsi="Calibri" w:cs="Times New Roman"/>
                <w:color w:val="000000"/>
              </w:rPr>
            </w:pPr>
          </w:p>
        </w:tc>
        <w:tc>
          <w:tcPr>
            <w:tcW w:w="8700" w:type="dxa"/>
            <w:gridSpan w:val="6"/>
            <w:hideMark/>
          </w:tcPr>
          <w:p w14:paraId="31624CDE" w14:textId="61775BDF" w:rsidR="009752B3" w:rsidRPr="009752B3" w:rsidDel="00CF4998" w:rsidRDefault="006D5F45" w:rsidP="009752B3">
            <w:pPr>
              <w:cnfStyle w:val="000000010000" w:firstRow="0" w:lastRow="0" w:firstColumn="0" w:lastColumn="0" w:oddVBand="0" w:evenVBand="0" w:oddHBand="0" w:evenHBand="1" w:firstRowFirstColumn="0" w:firstRowLastColumn="0" w:lastRowFirstColumn="0" w:lastRowLastColumn="0"/>
              <w:rPr>
                <w:del w:id="1827" w:author="Shrikanth" w:date="2014-08-27T17:55:00Z"/>
                <w:rFonts w:ascii="Calibri" w:eastAsia="Times New Roman" w:hAnsi="Calibri" w:cs="Times New Roman"/>
                <w:color w:val="000000"/>
              </w:rPr>
            </w:pPr>
            <w:del w:id="1828" w:author="Shrikanth" w:date="2014-08-27T17:55:00Z">
              <w:r w:rsidRPr="009752B3" w:rsidDel="00CF4998">
                <w:rPr>
                  <w:rFonts w:ascii="Calibri" w:eastAsia="Times New Roman" w:hAnsi="Calibri" w:cs="Times New Roman"/>
                  <w:color w:val="000000"/>
                </w:rPr>
                <w:delText>Accuracy</w:delText>
              </w:r>
              <w:r w:rsidR="009752B3" w:rsidRPr="009752B3" w:rsidDel="00CF4998">
                <w:rPr>
                  <w:rFonts w:ascii="Calibri" w:eastAsia="Times New Roman" w:hAnsi="Calibri" w:cs="Times New Roman"/>
                  <w:color w:val="000000"/>
                </w:rPr>
                <w:delText xml:space="preserve"> with Excel</w:delText>
              </w:r>
            </w:del>
          </w:p>
        </w:tc>
        <w:tc>
          <w:tcPr>
            <w:tcW w:w="1245" w:type="dxa"/>
            <w:hideMark/>
          </w:tcPr>
          <w:p w14:paraId="232BA210" w14:textId="3B0C6310" w:rsidR="009752B3" w:rsidRPr="009752B3" w:rsidDel="00CF4998" w:rsidRDefault="009752B3" w:rsidP="009752B3">
            <w:pPr>
              <w:jc w:val="right"/>
              <w:cnfStyle w:val="000000010000" w:firstRow="0" w:lastRow="0" w:firstColumn="0" w:lastColumn="0" w:oddVBand="0" w:evenVBand="0" w:oddHBand="0" w:evenHBand="1" w:firstRowFirstColumn="0" w:firstRowLastColumn="0" w:lastRowFirstColumn="0" w:lastRowLastColumn="0"/>
              <w:rPr>
                <w:del w:id="1829" w:author="Shrikanth" w:date="2014-08-27T17:55:00Z"/>
                <w:rFonts w:ascii="Calibri" w:eastAsia="Times New Roman" w:hAnsi="Calibri" w:cs="Times New Roman"/>
                <w:color w:val="000000"/>
              </w:rPr>
            </w:pPr>
            <w:del w:id="1830" w:author="Shrikanth" w:date="2014-08-27T17:55:00Z">
              <w:r w:rsidRPr="009752B3" w:rsidDel="00CF4998">
                <w:rPr>
                  <w:rFonts w:ascii="Calibri" w:eastAsia="Times New Roman" w:hAnsi="Calibri" w:cs="Times New Roman"/>
                  <w:color w:val="000000"/>
                </w:rPr>
                <w:delText>100.00%</w:delText>
              </w:r>
            </w:del>
          </w:p>
        </w:tc>
      </w:tr>
    </w:tbl>
    <w:p w14:paraId="290C8632" w14:textId="0FE64CD9" w:rsidR="00CC6A89" w:rsidDel="00CF4998" w:rsidRDefault="00CC6A89">
      <w:pPr>
        <w:rPr>
          <w:del w:id="1831" w:author="Shrikanth" w:date="2014-08-27T17:55:00Z"/>
          <w:b/>
        </w:rPr>
      </w:pPr>
    </w:p>
    <w:p w14:paraId="2CC0A10E" w14:textId="111EC806" w:rsidR="00F75824" w:rsidDel="00CF4998" w:rsidRDefault="00F75824" w:rsidP="008F20E7">
      <w:pPr>
        <w:rPr>
          <w:del w:id="1832" w:author="Shrikanth" w:date="2014-08-27T17:55:00Z"/>
          <w:b/>
        </w:rPr>
      </w:pPr>
    </w:p>
    <w:p w14:paraId="2B299127" w14:textId="2E0492B0" w:rsidR="00DB5646" w:rsidDel="00CF4998" w:rsidRDefault="00DB5646" w:rsidP="00FC1293">
      <w:pPr>
        <w:jc w:val="both"/>
        <w:rPr>
          <w:del w:id="1833" w:author="Shrikanth" w:date="2014-08-27T17:55:00Z"/>
        </w:rPr>
      </w:pPr>
      <w:del w:id="1834" w:author="Shrikanth" w:date="2014-08-27T17:55:00Z">
        <w:r w:rsidRPr="00590F60" w:rsidDel="00CF4998">
          <w:delText>Finally</w:delText>
        </w:r>
        <w:r w:rsidDel="00CF4998">
          <w:delText>,</w:delText>
        </w:r>
        <w:r w:rsidRPr="00590F60" w:rsidDel="00CF4998">
          <w:delText xml:space="preserve"> </w:delText>
        </w:r>
        <w:r w:rsidDel="00CF4998">
          <w:delText xml:space="preserve">we will discuss about the trials and performance of each tool. Both the trials show that there is </w:delText>
        </w:r>
      </w:del>
      <w:ins w:id="1835" w:author="Yao-Yi Chiang" w:date="2014-08-10T10:31:00Z">
        <w:del w:id="1836" w:author="Shrikanth" w:date="2014-08-27T17:55:00Z">
          <w:r w:rsidR="00403CCB" w:rsidDel="00CF4998">
            <w:delText xml:space="preserve">was </w:delText>
          </w:r>
        </w:del>
      </w:ins>
      <w:del w:id="1837" w:author="Shrikanth" w:date="2014-08-27T17:55:00Z">
        <w:r w:rsidDel="00CF4998">
          <w:delText xml:space="preserve">not much variation in invoking the svm </w:delText>
        </w:r>
      </w:del>
      <w:ins w:id="1838" w:author="Yao-Yi Chiang" w:date="2014-08-10T10:32:00Z">
        <w:del w:id="1839" w:author="Shrikanth" w:date="2014-08-27T17:55:00Z">
          <w:r w:rsidR="00403CCB" w:rsidDel="00CF4998">
            <w:delText xml:space="preserve">SVM </w:delText>
          </w:r>
        </w:del>
      </w:ins>
      <w:del w:id="1840" w:author="Shrikanth" w:date="2014-08-27T17:55:00Z">
        <w:r w:rsidDel="00CF4998">
          <w:delText xml:space="preserve">services after processing the files. What makes the difference is the ability to replay the steps in </w:delText>
        </w:r>
      </w:del>
      <w:del w:id="1841" w:author="Shrikanth" w:date="2014-08-09T18:18:00Z">
        <w:r w:rsidDel="00B93ED9">
          <w:delText>k</w:delText>
        </w:r>
      </w:del>
      <w:del w:id="1842" w:author="Shrikanth" w:date="2014-08-27T17:55:00Z">
        <w:r w:rsidDel="00CF4998">
          <w:delText xml:space="preserve">arma. Every time we pick a new file to process, </w:delText>
        </w:r>
      </w:del>
      <w:del w:id="1843" w:author="Shrikanth" w:date="2014-08-09T18:18:00Z">
        <w:r w:rsidDel="00CF605E">
          <w:delText>k</w:delText>
        </w:r>
      </w:del>
      <w:del w:id="1844" w:author="Shrikanth" w:date="2014-08-27T17:55:00Z">
        <w:r w:rsidDel="00CF4998">
          <w:delText xml:space="preserve">arma takes </w:delText>
        </w:r>
      </w:del>
      <w:ins w:id="1845" w:author="Yao-Yi Chiang" w:date="2014-08-09T12:32:00Z">
        <w:del w:id="1846" w:author="Shrikanth" w:date="2014-08-27T17:55:00Z">
          <w:r w:rsidR="00126FCE" w:rsidDel="00CF4998">
            <w:delText xml:space="preserve">took </w:delText>
          </w:r>
        </w:del>
      </w:ins>
      <w:del w:id="1847" w:author="Shrikanth" w:date="2014-08-27T17:55:00Z">
        <w:r w:rsidDel="00CF4998">
          <w:delText xml:space="preserve">approximately a </w:delText>
        </w:r>
      </w:del>
      <w:ins w:id="1848" w:author="Yao-Yi Chiang" w:date="2014-08-10T11:10:00Z">
        <w:del w:id="1849" w:author="Shrikanth" w:date="2014-08-27T17:55:00Z">
          <w:r w:rsidR="005F4ED4" w:rsidDel="00CF4998">
            <w:delText xml:space="preserve">one </w:delText>
          </w:r>
        </w:del>
      </w:ins>
      <w:del w:id="1850" w:author="Shrikanth" w:date="2014-08-27T17:55:00Z">
        <w:r w:rsidDel="00CF4998">
          <w:delText>minute less than excel</w:delText>
        </w:r>
      </w:del>
      <w:ins w:id="1851" w:author="Yao-Yi Chiang" w:date="2014-08-10T10:32:00Z">
        <w:del w:id="1852" w:author="Shrikanth" w:date="2014-08-27T17:55:00Z">
          <w:r w:rsidR="00B86284" w:rsidDel="00CF4998">
            <w:delText>Excel</w:delText>
          </w:r>
        </w:del>
      </w:ins>
      <w:del w:id="1853" w:author="Shrikanth" w:date="2014-08-27T17:55:00Z">
        <w:r w:rsidDel="00CF4998">
          <w:delText>. Hence using karma always reduces the overall time. But when we take into account the karma setup time spent to model the services, karma needs roughly 4 files to show improvement in time than using excel. This means that if we need to process more that four files, we will always save time by using karma. The objective of the experiment is evident when we start looking at trial-2. As the number of files to be processed increase, the results get better. Thus we justify the need to perform multiple trails using our limited data set by showing that the cost of modeling in karma gets amortized over a large number of files. A very important piece of observation here is the rate of increase of time savings. In processing three files, we get 37% savings and in processing six files, we get 41% savings in time. This clearly grows at a faster rate with the number of file.</w:delText>
        </w:r>
      </w:del>
    </w:p>
    <w:p w14:paraId="74B24DC5" w14:textId="007C3BEA" w:rsidR="00DB5646" w:rsidDel="00CF4998" w:rsidRDefault="00DB5646" w:rsidP="00FC1293">
      <w:pPr>
        <w:jc w:val="both"/>
        <w:rPr>
          <w:del w:id="1854" w:author="Shrikanth" w:date="2014-08-27T17:55:00Z"/>
        </w:rPr>
      </w:pPr>
    </w:p>
    <w:p w14:paraId="775E7F24" w14:textId="3913288B" w:rsidR="00DB5646" w:rsidRPr="00E13567" w:rsidDel="00CF4998" w:rsidRDefault="00DB5646" w:rsidP="00FC1293">
      <w:pPr>
        <w:jc w:val="both"/>
        <w:rPr>
          <w:del w:id="1855" w:author="Shrikanth" w:date="2014-08-27T17:55:00Z"/>
          <w:b/>
        </w:rPr>
      </w:pPr>
      <w:del w:id="1856" w:author="Shrikanth" w:date="2014-08-27T17:55:00Z">
        <w:r w:rsidRPr="00E13567" w:rsidDel="00CF4998">
          <w:rPr>
            <w:b/>
          </w:rPr>
          <w:delText xml:space="preserve">Result Discussion </w:delText>
        </w:r>
      </w:del>
    </w:p>
    <w:p w14:paraId="7F407C97" w14:textId="25140CB1" w:rsidR="00DB5646" w:rsidRPr="00DB5646" w:rsidDel="00CF4998" w:rsidRDefault="00DB5646" w:rsidP="00FC1293">
      <w:pPr>
        <w:jc w:val="both"/>
        <w:rPr>
          <w:del w:id="1857" w:author="Shrikanth" w:date="2014-08-27T17:55:00Z"/>
        </w:rPr>
      </w:pPr>
      <w:del w:id="1858" w:author="Shrikanth" w:date="2014-08-27T17:55:00Z">
        <w:r w:rsidDel="00CF4998">
          <w:delText>So far we have been concentrating on the benefits of using a data integration tool to process data for mining tasks. The large goal here is to not only integrate data processing and data mining together, but to also provide a generic platform that can enable sharing of these data and</w:delText>
        </w:r>
        <w:r w:rsidR="00A46636" w:rsidDel="00CF4998">
          <w:delText xml:space="preserve"> service models for others to reuse. We could leverage the powers of semantics and automatically identify services that could be invoked on a given data set based on its semantic mappings. Modeling web services also gives us the flexibility to avoid data preparation for new algorithms and test other services using previously modeled data. Karma also provides an interactive UI showing the commands being executed on the data set, in a sense that the user can audit the model being applied and can rollback to any step in history. With the widespread adoption of semantic web, such an end-to-end data approach to data processing </w:delText>
        </w:r>
        <w:r w:rsidR="00FC1293" w:rsidDel="00CF4998">
          <w:delText>c</w:delText>
        </w:r>
        <w:r w:rsidR="00A46636" w:rsidDel="00CF4998">
          <w:delText>an</w:delText>
        </w:r>
        <w:r w:rsidR="00FC1293" w:rsidDel="00CF4998">
          <w:delText xml:space="preserve"> be</w:delText>
        </w:r>
        <w:r w:rsidR="00A46636" w:rsidDel="00CF4998">
          <w:delText xml:space="preserve"> highly beneficial for first time uses in data science. </w:delText>
        </w:r>
      </w:del>
    </w:p>
    <w:p w14:paraId="0D3F1F66" w14:textId="0D37A630" w:rsidR="009E5910" w:rsidRPr="009E5910" w:rsidDel="00CF4998" w:rsidRDefault="009E5910" w:rsidP="00FC1293">
      <w:pPr>
        <w:jc w:val="both"/>
        <w:rPr>
          <w:del w:id="1859" w:author="Shrikanth" w:date="2014-08-27T17:55:00Z"/>
          <w:b/>
        </w:rPr>
      </w:pPr>
    </w:p>
    <w:p w14:paraId="5E267B61" w14:textId="2AEF48A5" w:rsidR="009E5910" w:rsidDel="00CF4998" w:rsidRDefault="009E5910" w:rsidP="00FC1293">
      <w:pPr>
        <w:jc w:val="both"/>
        <w:rPr>
          <w:del w:id="1860" w:author="Shrikanth" w:date="2014-08-27T17:55:00Z"/>
        </w:rPr>
      </w:pPr>
    </w:p>
    <w:p w14:paraId="4B1DE644" w14:textId="1E943CE5" w:rsidR="00BA58AF" w:rsidRPr="00BA58AF" w:rsidDel="00CF4998" w:rsidRDefault="00BA58AF" w:rsidP="00FC1293">
      <w:pPr>
        <w:jc w:val="both"/>
        <w:rPr>
          <w:del w:id="1861" w:author="Shrikanth" w:date="2014-08-27T17:55:00Z"/>
          <w:b/>
        </w:rPr>
      </w:pPr>
      <w:del w:id="1862" w:author="Shrikanth" w:date="2014-08-27T17:55:00Z">
        <w:r w:rsidRPr="00BA58AF" w:rsidDel="00CF4998">
          <w:rPr>
            <w:b/>
          </w:rPr>
          <w:delText>Conclusion</w:delText>
        </w:r>
      </w:del>
    </w:p>
    <w:p w14:paraId="0321B6BE" w14:textId="37F0E4F9" w:rsidR="00BA58AF" w:rsidDel="00CF4998" w:rsidRDefault="00BA58AF" w:rsidP="00FC1293">
      <w:pPr>
        <w:jc w:val="both"/>
        <w:rPr>
          <w:del w:id="1863" w:author="Shrikanth" w:date="2014-08-27T17:55:00Z"/>
        </w:rPr>
      </w:pPr>
    </w:p>
    <w:p w14:paraId="265B2EA9" w14:textId="75E23476" w:rsidR="00B9110C" w:rsidRDefault="00BA58AF" w:rsidP="00FC1293">
      <w:pPr>
        <w:jc w:val="both"/>
      </w:pPr>
      <w:del w:id="1864" w:author="Shrikanth" w:date="2014-08-27T17:55:00Z">
        <w:r w:rsidRPr="00BA58AF" w:rsidDel="00CF4998">
          <w:delText xml:space="preserve">This paper </w:delText>
        </w:r>
      </w:del>
      <w:ins w:id="1865" w:author="Yao-Yi Chiang" w:date="2014-08-09T12:35:00Z">
        <w:del w:id="1866" w:author="Shrikanth" w:date="2014-08-27T17:55:00Z">
          <w:r w:rsidR="00126FCE" w:rsidDel="00CF4998">
            <w:delText>report</w:delText>
          </w:r>
          <w:r w:rsidR="00126FCE" w:rsidRPr="00BA58AF" w:rsidDel="00CF4998">
            <w:delText xml:space="preserve"> </w:delText>
          </w:r>
        </w:del>
      </w:ins>
      <w:del w:id="1867" w:author="Shrikanth" w:date="2014-08-27T17:55:00Z">
        <w:r w:rsidRPr="00BA58AF" w:rsidDel="00CF4998">
          <w:delText xml:space="preserve">presents </w:delText>
        </w:r>
      </w:del>
      <w:ins w:id="1868" w:author="Yao-Yi Chiang" w:date="2014-08-10T11:26:00Z">
        <w:del w:id="1869" w:author="Shrikanth" w:date="2014-08-27T17:55:00Z">
          <w:r w:rsidR="0094049C" w:rsidRPr="00BA58AF" w:rsidDel="00CF4998">
            <w:delText>present</w:delText>
          </w:r>
          <w:r w:rsidR="0094049C" w:rsidDel="00CF4998">
            <w:delText>ed</w:delText>
          </w:r>
          <w:r w:rsidR="0094049C" w:rsidRPr="00BA58AF" w:rsidDel="00CF4998">
            <w:delText xml:space="preserve"> </w:delText>
          </w:r>
        </w:del>
      </w:ins>
      <w:del w:id="1870" w:author="Shrikanth" w:date="2014-08-27T17:55:00Z">
        <w:r w:rsidRPr="00BA58AF" w:rsidDel="00CF4998">
          <w:delText xml:space="preserve">a unified approach to data preprocessing and mining using the data integration system, </w:delText>
        </w:r>
      </w:del>
      <w:del w:id="1871" w:author="Shrikanth" w:date="2014-08-09T18:25:00Z">
        <w:r w:rsidRPr="00BA58AF" w:rsidDel="00BD432D">
          <w:delText>k</w:delText>
        </w:r>
      </w:del>
      <w:del w:id="1872" w:author="Shrikanth" w:date="2014-08-27T17:55:00Z">
        <w:r w:rsidRPr="00BA58AF" w:rsidDel="00CF4998">
          <w:delText>arma. We discussed an end</w:delText>
        </w:r>
      </w:del>
      <w:ins w:id="1873" w:author="Yao-Yi Chiang" w:date="2014-08-10T11:10:00Z">
        <w:del w:id="1874" w:author="Shrikanth" w:date="2014-08-27T17:55:00Z">
          <w:r w:rsidR="005F4ED4" w:rsidDel="00CF4998">
            <w:delText>-</w:delText>
          </w:r>
        </w:del>
      </w:ins>
      <w:del w:id="1875" w:author="Shrikanth" w:date="2014-08-27T17:55:00Z">
        <w:r w:rsidRPr="00BA58AF" w:rsidDel="00CF4998">
          <w:delText xml:space="preserve"> to</w:delText>
        </w:r>
      </w:del>
      <w:ins w:id="1876" w:author="Yao-Yi Chiang" w:date="2014-08-10T11:10:00Z">
        <w:del w:id="1877" w:author="Shrikanth" w:date="2014-08-27T17:55:00Z">
          <w:r w:rsidR="005F4ED4" w:rsidDel="00CF4998">
            <w:delText>-</w:delText>
          </w:r>
        </w:del>
      </w:ins>
      <w:del w:id="1878" w:author="Shrikanth" w:date="2014-08-27T17:55:00Z">
        <w:r w:rsidRPr="00BA58AF" w:rsidDel="00CF4998">
          <w:delText xml:space="preserve"> end approach of data preparation</w:delText>
        </w:r>
      </w:del>
      <w:ins w:id="1879" w:author="Yao-Yi Chiang" w:date="2014-08-10T11:10:00Z">
        <w:del w:id="1880" w:author="Shrikanth" w:date="2014-08-27T17:55:00Z">
          <w:r w:rsidR="005F4ED4" w:rsidDel="00CF4998">
            <w:delText xml:space="preserve"> for data mining</w:delText>
          </w:r>
        </w:del>
      </w:ins>
      <w:del w:id="1881" w:author="Shrikanth" w:date="2014-08-27T17:55:00Z">
        <w:r w:rsidRPr="00BA58AF" w:rsidDel="00CF4998">
          <w:delText>, which consists of various transformations applied on a data set, publishing the data as RDFs, joining different data sets based on their mapping to the ontology, modeling the data mining services to a domain model, and invoking theses serv</w:delText>
        </w:r>
        <w:r w:rsidDel="00CF4998">
          <w:delText xml:space="preserve">ices with the published data. Our initial work on Karma provided us with a platform to record the various transformations </w:delText>
        </w:r>
        <w:r w:rsidR="00602300" w:rsidDel="00CF4998">
          <w:delText>that the user performs in preparing the raw data set to its desired form. We achieve</w:delText>
        </w:r>
      </w:del>
      <w:ins w:id="1882" w:author="Yao-Yi Chiang" w:date="2014-08-10T11:11:00Z">
        <w:del w:id="1883" w:author="Shrikanth" w:date="2014-08-27T17:55:00Z">
          <w:r w:rsidR="00EF65A1" w:rsidDel="00CF4998">
            <w:delText>d</w:delText>
          </w:r>
        </w:del>
      </w:ins>
      <w:del w:id="1884" w:author="Shrikanth" w:date="2014-08-27T17:55:00Z">
        <w:r w:rsidR="00602300" w:rsidDel="00CF4998">
          <w:delText xml:space="preserve"> a significant improvement in reducing the time taken for this iterative process of data preparation by replaying the transformations the user performed on the first file, to all the other files in our data set. We also showed how services could be modeled using semantics and reused by publishing them as linked data.</w:delText>
        </w:r>
      </w:del>
    </w:p>
    <w:sectPr w:rsidR="00B9110C" w:rsidSect="00925D10">
      <w:pgSz w:w="12240" w:h="15840"/>
      <w:pgMar w:top="1440" w:right="1800" w:bottom="144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05537"/>
    <w:multiLevelType w:val="hybridMultilevel"/>
    <w:tmpl w:val="311C6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9118E2"/>
    <w:multiLevelType w:val="hybridMultilevel"/>
    <w:tmpl w:val="6E541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F3479C"/>
    <w:multiLevelType w:val="hybridMultilevel"/>
    <w:tmpl w:val="7CA2DB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C40F82"/>
    <w:multiLevelType w:val="hybridMultilevel"/>
    <w:tmpl w:val="7A2C8F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7175D9"/>
    <w:multiLevelType w:val="hybridMultilevel"/>
    <w:tmpl w:val="9EFA4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F60DF1"/>
    <w:multiLevelType w:val="hybridMultilevel"/>
    <w:tmpl w:val="21BCB16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ED16A06"/>
    <w:multiLevelType w:val="hybridMultilevel"/>
    <w:tmpl w:val="3448FD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F583934"/>
    <w:multiLevelType w:val="hybridMultilevel"/>
    <w:tmpl w:val="D83025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C4267C6">
      <w:start w:val="42"/>
      <w:numFmt w:val="bullet"/>
      <w:lvlText w:val="-"/>
      <w:lvlJc w:val="left"/>
      <w:pPr>
        <w:ind w:left="2340" w:hanging="360"/>
      </w:pPr>
      <w:rPr>
        <w:rFonts w:ascii="Cambria" w:eastAsiaTheme="minorEastAsia" w:hAnsi="Cambria"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6"/>
  </w:num>
  <w:num w:numId="5">
    <w:abstractNumId w:val="7"/>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revisionView w:markup="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5CD9"/>
    <w:rsid w:val="0001179F"/>
    <w:rsid w:val="00022BBA"/>
    <w:rsid w:val="00033B62"/>
    <w:rsid w:val="00034208"/>
    <w:rsid w:val="000368F2"/>
    <w:rsid w:val="000425BD"/>
    <w:rsid w:val="00074F67"/>
    <w:rsid w:val="000756F7"/>
    <w:rsid w:val="0008653D"/>
    <w:rsid w:val="000A0B54"/>
    <w:rsid w:val="000A5421"/>
    <w:rsid w:val="00103E9A"/>
    <w:rsid w:val="00115C0B"/>
    <w:rsid w:val="00120E0C"/>
    <w:rsid w:val="00126FCE"/>
    <w:rsid w:val="00137210"/>
    <w:rsid w:val="00141B1E"/>
    <w:rsid w:val="00185546"/>
    <w:rsid w:val="00195733"/>
    <w:rsid w:val="00196AA9"/>
    <w:rsid w:val="001A0117"/>
    <w:rsid w:val="001B0C4A"/>
    <w:rsid w:val="001B3546"/>
    <w:rsid w:val="001C1341"/>
    <w:rsid w:val="001E4D79"/>
    <w:rsid w:val="001E4E13"/>
    <w:rsid w:val="001F06E7"/>
    <w:rsid w:val="00205CD9"/>
    <w:rsid w:val="00216967"/>
    <w:rsid w:val="00236B3D"/>
    <w:rsid w:val="002436DA"/>
    <w:rsid w:val="00264F49"/>
    <w:rsid w:val="0027785E"/>
    <w:rsid w:val="00280775"/>
    <w:rsid w:val="002B3088"/>
    <w:rsid w:val="002B61A1"/>
    <w:rsid w:val="002C128C"/>
    <w:rsid w:val="002C656A"/>
    <w:rsid w:val="002D7B14"/>
    <w:rsid w:val="002D7E94"/>
    <w:rsid w:val="002F72B5"/>
    <w:rsid w:val="00307B09"/>
    <w:rsid w:val="00325F07"/>
    <w:rsid w:val="00344CBA"/>
    <w:rsid w:val="00347EB0"/>
    <w:rsid w:val="00373FA6"/>
    <w:rsid w:val="003919B3"/>
    <w:rsid w:val="003B4888"/>
    <w:rsid w:val="003C10FD"/>
    <w:rsid w:val="003D0B0C"/>
    <w:rsid w:val="003E36BD"/>
    <w:rsid w:val="003F0301"/>
    <w:rsid w:val="00403CCB"/>
    <w:rsid w:val="00410692"/>
    <w:rsid w:val="004149FA"/>
    <w:rsid w:val="004420B8"/>
    <w:rsid w:val="00463CAB"/>
    <w:rsid w:val="00466633"/>
    <w:rsid w:val="004943D0"/>
    <w:rsid w:val="00494AF4"/>
    <w:rsid w:val="00496535"/>
    <w:rsid w:val="004A2F82"/>
    <w:rsid w:val="004A7BB1"/>
    <w:rsid w:val="004C13EE"/>
    <w:rsid w:val="004D5D5E"/>
    <w:rsid w:val="004E3CAB"/>
    <w:rsid w:val="004F27DE"/>
    <w:rsid w:val="004F3089"/>
    <w:rsid w:val="005040E9"/>
    <w:rsid w:val="005062A0"/>
    <w:rsid w:val="005222A2"/>
    <w:rsid w:val="00522ADD"/>
    <w:rsid w:val="00531A77"/>
    <w:rsid w:val="005412EC"/>
    <w:rsid w:val="00543885"/>
    <w:rsid w:val="00544EBE"/>
    <w:rsid w:val="00547F05"/>
    <w:rsid w:val="005642DF"/>
    <w:rsid w:val="00580DED"/>
    <w:rsid w:val="00590F60"/>
    <w:rsid w:val="005B7461"/>
    <w:rsid w:val="005D5587"/>
    <w:rsid w:val="005E5BB0"/>
    <w:rsid w:val="005F2A92"/>
    <w:rsid w:val="005F3FB2"/>
    <w:rsid w:val="005F4298"/>
    <w:rsid w:val="005F4BEB"/>
    <w:rsid w:val="005F4ED4"/>
    <w:rsid w:val="005F741B"/>
    <w:rsid w:val="00602300"/>
    <w:rsid w:val="00625625"/>
    <w:rsid w:val="006327D1"/>
    <w:rsid w:val="0063677A"/>
    <w:rsid w:val="006460DA"/>
    <w:rsid w:val="006624EF"/>
    <w:rsid w:val="0066369D"/>
    <w:rsid w:val="00676F71"/>
    <w:rsid w:val="006842CC"/>
    <w:rsid w:val="006B5B30"/>
    <w:rsid w:val="006C5094"/>
    <w:rsid w:val="006D5F45"/>
    <w:rsid w:val="006E0484"/>
    <w:rsid w:val="006F2192"/>
    <w:rsid w:val="006F4978"/>
    <w:rsid w:val="007013C0"/>
    <w:rsid w:val="007205ED"/>
    <w:rsid w:val="00721999"/>
    <w:rsid w:val="00723E18"/>
    <w:rsid w:val="007256BE"/>
    <w:rsid w:val="00760C1E"/>
    <w:rsid w:val="00766E96"/>
    <w:rsid w:val="007A7B42"/>
    <w:rsid w:val="007C5297"/>
    <w:rsid w:val="007F3B71"/>
    <w:rsid w:val="00854CE5"/>
    <w:rsid w:val="0085654D"/>
    <w:rsid w:val="008774F3"/>
    <w:rsid w:val="00881B17"/>
    <w:rsid w:val="0088617F"/>
    <w:rsid w:val="008915E7"/>
    <w:rsid w:val="00896EBC"/>
    <w:rsid w:val="008B032B"/>
    <w:rsid w:val="008B38B0"/>
    <w:rsid w:val="008D7CAE"/>
    <w:rsid w:val="008E0BD5"/>
    <w:rsid w:val="008E4B15"/>
    <w:rsid w:val="008E6019"/>
    <w:rsid w:val="008F1276"/>
    <w:rsid w:val="008F1C87"/>
    <w:rsid w:val="008F20E7"/>
    <w:rsid w:val="008F69E9"/>
    <w:rsid w:val="009015EA"/>
    <w:rsid w:val="009255A9"/>
    <w:rsid w:val="00925D10"/>
    <w:rsid w:val="00926A5C"/>
    <w:rsid w:val="00927D9F"/>
    <w:rsid w:val="0094049C"/>
    <w:rsid w:val="00945172"/>
    <w:rsid w:val="009565BB"/>
    <w:rsid w:val="009646C1"/>
    <w:rsid w:val="00966797"/>
    <w:rsid w:val="00970DFE"/>
    <w:rsid w:val="009720DC"/>
    <w:rsid w:val="009752B3"/>
    <w:rsid w:val="00981F71"/>
    <w:rsid w:val="009A2DE7"/>
    <w:rsid w:val="009A62B2"/>
    <w:rsid w:val="009B1CA8"/>
    <w:rsid w:val="009D7FC5"/>
    <w:rsid w:val="009E4647"/>
    <w:rsid w:val="009E4A4D"/>
    <w:rsid w:val="009E5910"/>
    <w:rsid w:val="009F518A"/>
    <w:rsid w:val="00A04DA1"/>
    <w:rsid w:val="00A175AB"/>
    <w:rsid w:val="00A30442"/>
    <w:rsid w:val="00A33B89"/>
    <w:rsid w:val="00A343EF"/>
    <w:rsid w:val="00A34A80"/>
    <w:rsid w:val="00A46636"/>
    <w:rsid w:val="00A510C8"/>
    <w:rsid w:val="00A5494C"/>
    <w:rsid w:val="00A5526D"/>
    <w:rsid w:val="00A62A9A"/>
    <w:rsid w:val="00A73E20"/>
    <w:rsid w:val="00A866CA"/>
    <w:rsid w:val="00A912CF"/>
    <w:rsid w:val="00AD0326"/>
    <w:rsid w:val="00AD3E8D"/>
    <w:rsid w:val="00AE3881"/>
    <w:rsid w:val="00AE7E89"/>
    <w:rsid w:val="00B15B21"/>
    <w:rsid w:val="00B24B7F"/>
    <w:rsid w:val="00B31342"/>
    <w:rsid w:val="00B47624"/>
    <w:rsid w:val="00B6183B"/>
    <w:rsid w:val="00B70376"/>
    <w:rsid w:val="00B75790"/>
    <w:rsid w:val="00B860C5"/>
    <w:rsid w:val="00B86284"/>
    <w:rsid w:val="00B9110C"/>
    <w:rsid w:val="00B93ED9"/>
    <w:rsid w:val="00BA58AF"/>
    <w:rsid w:val="00BA5F85"/>
    <w:rsid w:val="00BB36F0"/>
    <w:rsid w:val="00BD246C"/>
    <w:rsid w:val="00BD3424"/>
    <w:rsid w:val="00BD432D"/>
    <w:rsid w:val="00BD492A"/>
    <w:rsid w:val="00BE7DB4"/>
    <w:rsid w:val="00BF7827"/>
    <w:rsid w:val="00C01378"/>
    <w:rsid w:val="00C107FD"/>
    <w:rsid w:val="00C123CC"/>
    <w:rsid w:val="00C21ADD"/>
    <w:rsid w:val="00C313E8"/>
    <w:rsid w:val="00C32395"/>
    <w:rsid w:val="00C3298B"/>
    <w:rsid w:val="00C34FC0"/>
    <w:rsid w:val="00C43065"/>
    <w:rsid w:val="00C75054"/>
    <w:rsid w:val="00C77EC8"/>
    <w:rsid w:val="00C91C99"/>
    <w:rsid w:val="00C968DB"/>
    <w:rsid w:val="00C97A81"/>
    <w:rsid w:val="00CA21AB"/>
    <w:rsid w:val="00CA2AE4"/>
    <w:rsid w:val="00CB2B2F"/>
    <w:rsid w:val="00CC0058"/>
    <w:rsid w:val="00CC6A89"/>
    <w:rsid w:val="00CF4998"/>
    <w:rsid w:val="00CF558F"/>
    <w:rsid w:val="00CF605E"/>
    <w:rsid w:val="00D15B85"/>
    <w:rsid w:val="00D24BDF"/>
    <w:rsid w:val="00D346FE"/>
    <w:rsid w:val="00D371E5"/>
    <w:rsid w:val="00D41EDA"/>
    <w:rsid w:val="00D60DCA"/>
    <w:rsid w:val="00D73E9E"/>
    <w:rsid w:val="00D94741"/>
    <w:rsid w:val="00DB0EDB"/>
    <w:rsid w:val="00DB5646"/>
    <w:rsid w:val="00DC0785"/>
    <w:rsid w:val="00DC1B5B"/>
    <w:rsid w:val="00DC6D5A"/>
    <w:rsid w:val="00DD1FD3"/>
    <w:rsid w:val="00DD6287"/>
    <w:rsid w:val="00DD7928"/>
    <w:rsid w:val="00DE51C9"/>
    <w:rsid w:val="00DE68D4"/>
    <w:rsid w:val="00DF0F5D"/>
    <w:rsid w:val="00DF128C"/>
    <w:rsid w:val="00DF59BD"/>
    <w:rsid w:val="00E13567"/>
    <w:rsid w:val="00E17284"/>
    <w:rsid w:val="00E422D1"/>
    <w:rsid w:val="00E51372"/>
    <w:rsid w:val="00E51DC4"/>
    <w:rsid w:val="00E55D78"/>
    <w:rsid w:val="00E71627"/>
    <w:rsid w:val="00E71D20"/>
    <w:rsid w:val="00E728C1"/>
    <w:rsid w:val="00E96F12"/>
    <w:rsid w:val="00EB6F81"/>
    <w:rsid w:val="00EF5354"/>
    <w:rsid w:val="00EF65A1"/>
    <w:rsid w:val="00F24B85"/>
    <w:rsid w:val="00F24DBC"/>
    <w:rsid w:val="00F30C60"/>
    <w:rsid w:val="00F324D1"/>
    <w:rsid w:val="00F356E8"/>
    <w:rsid w:val="00F3782A"/>
    <w:rsid w:val="00F41332"/>
    <w:rsid w:val="00F448CC"/>
    <w:rsid w:val="00F53C80"/>
    <w:rsid w:val="00F56B7B"/>
    <w:rsid w:val="00F71F99"/>
    <w:rsid w:val="00F75824"/>
    <w:rsid w:val="00F7692F"/>
    <w:rsid w:val="00F8522C"/>
    <w:rsid w:val="00F909A2"/>
    <w:rsid w:val="00FA4FBB"/>
    <w:rsid w:val="00FA538C"/>
    <w:rsid w:val="00FC1293"/>
    <w:rsid w:val="00FC504C"/>
    <w:rsid w:val="00FC5E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82D38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7A7B42"/>
    <w:pPr>
      <w:widowControl w:val="0"/>
      <w:spacing w:before="6"/>
      <w:ind w:left="349"/>
      <w:outlineLvl w:val="0"/>
    </w:pPr>
    <w:rPr>
      <w:rFonts w:ascii="Times New Roman" w:eastAsia="Times New Roman" w:hAnsi="Times New Roman"/>
      <w:sz w:val="41"/>
      <w:szCs w:val="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3B71"/>
    <w:pPr>
      <w:ind w:left="720"/>
      <w:contextualSpacing/>
    </w:pPr>
  </w:style>
  <w:style w:type="paragraph" w:styleId="BalloonText">
    <w:name w:val="Balloon Text"/>
    <w:basedOn w:val="Normal"/>
    <w:link w:val="BalloonTextChar"/>
    <w:uiPriority w:val="99"/>
    <w:semiHidden/>
    <w:unhideWhenUsed/>
    <w:rsid w:val="009015EA"/>
    <w:rPr>
      <w:rFonts w:ascii="Lucida Grande" w:hAnsi="Lucida Grande"/>
      <w:sz w:val="18"/>
      <w:szCs w:val="18"/>
    </w:rPr>
  </w:style>
  <w:style w:type="character" w:customStyle="1" w:styleId="BalloonTextChar">
    <w:name w:val="Balloon Text Char"/>
    <w:basedOn w:val="DefaultParagraphFont"/>
    <w:link w:val="BalloonText"/>
    <w:uiPriority w:val="99"/>
    <w:semiHidden/>
    <w:rsid w:val="009015EA"/>
    <w:rPr>
      <w:rFonts w:ascii="Lucida Grande" w:hAnsi="Lucida Grande"/>
      <w:sz w:val="18"/>
      <w:szCs w:val="18"/>
    </w:rPr>
  </w:style>
  <w:style w:type="table" w:styleId="LightGrid-Accent3">
    <w:name w:val="Light Grid Accent 3"/>
    <w:basedOn w:val="TableNormal"/>
    <w:uiPriority w:val="62"/>
    <w:rsid w:val="009E591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Shading-Accent1">
    <w:name w:val="Light Shading Accent 1"/>
    <w:basedOn w:val="TableNormal"/>
    <w:uiPriority w:val="60"/>
    <w:rsid w:val="009E591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A30442"/>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1-Accent3">
    <w:name w:val="Medium Shading 1 Accent 3"/>
    <w:basedOn w:val="TableNormal"/>
    <w:uiPriority w:val="63"/>
    <w:rsid w:val="00A3044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3">
    <w:name w:val="Light List Accent 3"/>
    <w:basedOn w:val="TableNormal"/>
    <w:uiPriority w:val="61"/>
    <w:rsid w:val="00F75824"/>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1"/>
    <w:rsid w:val="007A7B42"/>
    <w:rPr>
      <w:rFonts w:ascii="Times New Roman" w:eastAsia="Times New Roman" w:hAnsi="Times New Roman"/>
      <w:sz w:val="41"/>
      <w:szCs w:val="41"/>
    </w:rPr>
  </w:style>
  <w:style w:type="table" w:styleId="MediumList2-Accent3">
    <w:name w:val="Medium List 2 Accent 3"/>
    <w:basedOn w:val="TableNormal"/>
    <w:uiPriority w:val="66"/>
    <w:rsid w:val="009752B3"/>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3">
    <w:name w:val="Medium Shading 2 Accent 3"/>
    <w:basedOn w:val="TableNormal"/>
    <w:uiPriority w:val="64"/>
    <w:rsid w:val="009752B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3">
    <w:name w:val="Medium Grid 3 Accent 3"/>
    <w:basedOn w:val="TableNormal"/>
    <w:uiPriority w:val="69"/>
    <w:rsid w:val="009752B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6">
    <w:name w:val="Medium Grid 3 Accent 6"/>
    <w:basedOn w:val="TableNormal"/>
    <w:uiPriority w:val="69"/>
    <w:rsid w:val="009752B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styleId="CommentReference">
    <w:name w:val="annotation reference"/>
    <w:basedOn w:val="DefaultParagraphFont"/>
    <w:uiPriority w:val="99"/>
    <w:semiHidden/>
    <w:unhideWhenUsed/>
    <w:rsid w:val="009255A9"/>
    <w:rPr>
      <w:sz w:val="18"/>
      <w:szCs w:val="18"/>
    </w:rPr>
  </w:style>
  <w:style w:type="paragraph" w:styleId="CommentText">
    <w:name w:val="annotation text"/>
    <w:basedOn w:val="Normal"/>
    <w:link w:val="CommentTextChar"/>
    <w:uiPriority w:val="99"/>
    <w:semiHidden/>
    <w:unhideWhenUsed/>
    <w:rsid w:val="009255A9"/>
  </w:style>
  <w:style w:type="character" w:customStyle="1" w:styleId="CommentTextChar">
    <w:name w:val="Comment Text Char"/>
    <w:basedOn w:val="DefaultParagraphFont"/>
    <w:link w:val="CommentText"/>
    <w:uiPriority w:val="99"/>
    <w:semiHidden/>
    <w:rsid w:val="009255A9"/>
  </w:style>
  <w:style w:type="paragraph" w:styleId="CommentSubject">
    <w:name w:val="annotation subject"/>
    <w:basedOn w:val="CommentText"/>
    <w:next w:val="CommentText"/>
    <w:link w:val="CommentSubjectChar"/>
    <w:uiPriority w:val="99"/>
    <w:semiHidden/>
    <w:unhideWhenUsed/>
    <w:rsid w:val="009255A9"/>
    <w:rPr>
      <w:b/>
      <w:bCs/>
      <w:sz w:val="20"/>
      <w:szCs w:val="20"/>
    </w:rPr>
  </w:style>
  <w:style w:type="character" w:customStyle="1" w:styleId="CommentSubjectChar">
    <w:name w:val="Comment Subject Char"/>
    <w:basedOn w:val="CommentTextChar"/>
    <w:link w:val="CommentSubject"/>
    <w:uiPriority w:val="99"/>
    <w:semiHidden/>
    <w:rsid w:val="009255A9"/>
    <w:rPr>
      <w:b/>
      <w:bCs/>
      <w:sz w:val="20"/>
      <w:szCs w:val="20"/>
    </w:rPr>
  </w:style>
  <w:style w:type="paragraph" w:styleId="Revision">
    <w:name w:val="Revision"/>
    <w:hidden/>
    <w:uiPriority w:val="99"/>
    <w:semiHidden/>
    <w:rsid w:val="00A5494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7A7B42"/>
    <w:pPr>
      <w:widowControl w:val="0"/>
      <w:spacing w:before="6"/>
      <w:ind w:left="349"/>
      <w:outlineLvl w:val="0"/>
    </w:pPr>
    <w:rPr>
      <w:rFonts w:ascii="Times New Roman" w:eastAsia="Times New Roman" w:hAnsi="Times New Roman"/>
      <w:sz w:val="41"/>
      <w:szCs w:val="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3B71"/>
    <w:pPr>
      <w:ind w:left="720"/>
      <w:contextualSpacing/>
    </w:pPr>
  </w:style>
  <w:style w:type="paragraph" w:styleId="BalloonText">
    <w:name w:val="Balloon Text"/>
    <w:basedOn w:val="Normal"/>
    <w:link w:val="BalloonTextChar"/>
    <w:uiPriority w:val="99"/>
    <w:semiHidden/>
    <w:unhideWhenUsed/>
    <w:rsid w:val="009015EA"/>
    <w:rPr>
      <w:rFonts w:ascii="Lucida Grande" w:hAnsi="Lucida Grande"/>
      <w:sz w:val="18"/>
      <w:szCs w:val="18"/>
    </w:rPr>
  </w:style>
  <w:style w:type="character" w:customStyle="1" w:styleId="BalloonTextChar">
    <w:name w:val="Balloon Text Char"/>
    <w:basedOn w:val="DefaultParagraphFont"/>
    <w:link w:val="BalloonText"/>
    <w:uiPriority w:val="99"/>
    <w:semiHidden/>
    <w:rsid w:val="009015EA"/>
    <w:rPr>
      <w:rFonts w:ascii="Lucida Grande" w:hAnsi="Lucida Grande"/>
      <w:sz w:val="18"/>
      <w:szCs w:val="18"/>
    </w:rPr>
  </w:style>
  <w:style w:type="table" w:styleId="LightGrid-Accent3">
    <w:name w:val="Light Grid Accent 3"/>
    <w:basedOn w:val="TableNormal"/>
    <w:uiPriority w:val="62"/>
    <w:rsid w:val="009E591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Shading-Accent1">
    <w:name w:val="Light Shading Accent 1"/>
    <w:basedOn w:val="TableNormal"/>
    <w:uiPriority w:val="60"/>
    <w:rsid w:val="009E591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A30442"/>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1-Accent3">
    <w:name w:val="Medium Shading 1 Accent 3"/>
    <w:basedOn w:val="TableNormal"/>
    <w:uiPriority w:val="63"/>
    <w:rsid w:val="00A3044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3">
    <w:name w:val="Light List Accent 3"/>
    <w:basedOn w:val="TableNormal"/>
    <w:uiPriority w:val="61"/>
    <w:rsid w:val="00F75824"/>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1"/>
    <w:rsid w:val="007A7B42"/>
    <w:rPr>
      <w:rFonts w:ascii="Times New Roman" w:eastAsia="Times New Roman" w:hAnsi="Times New Roman"/>
      <w:sz w:val="41"/>
      <w:szCs w:val="41"/>
    </w:rPr>
  </w:style>
  <w:style w:type="table" w:styleId="MediumList2-Accent3">
    <w:name w:val="Medium List 2 Accent 3"/>
    <w:basedOn w:val="TableNormal"/>
    <w:uiPriority w:val="66"/>
    <w:rsid w:val="009752B3"/>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3">
    <w:name w:val="Medium Shading 2 Accent 3"/>
    <w:basedOn w:val="TableNormal"/>
    <w:uiPriority w:val="64"/>
    <w:rsid w:val="009752B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3">
    <w:name w:val="Medium Grid 3 Accent 3"/>
    <w:basedOn w:val="TableNormal"/>
    <w:uiPriority w:val="69"/>
    <w:rsid w:val="009752B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6">
    <w:name w:val="Medium Grid 3 Accent 6"/>
    <w:basedOn w:val="TableNormal"/>
    <w:uiPriority w:val="69"/>
    <w:rsid w:val="009752B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styleId="CommentReference">
    <w:name w:val="annotation reference"/>
    <w:basedOn w:val="DefaultParagraphFont"/>
    <w:uiPriority w:val="99"/>
    <w:semiHidden/>
    <w:unhideWhenUsed/>
    <w:rsid w:val="009255A9"/>
    <w:rPr>
      <w:sz w:val="18"/>
      <w:szCs w:val="18"/>
    </w:rPr>
  </w:style>
  <w:style w:type="paragraph" w:styleId="CommentText">
    <w:name w:val="annotation text"/>
    <w:basedOn w:val="Normal"/>
    <w:link w:val="CommentTextChar"/>
    <w:uiPriority w:val="99"/>
    <w:semiHidden/>
    <w:unhideWhenUsed/>
    <w:rsid w:val="009255A9"/>
  </w:style>
  <w:style w:type="character" w:customStyle="1" w:styleId="CommentTextChar">
    <w:name w:val="Comment Text Char"/>
    <w:basedOn w:val="DefaultParagraphFont"/>
    <w:link w:val="CommentText"/>
    <w:uiPriority w:val="99"/>
    <w:semiHidden/>
    <w:rsid w:val="009255A9"/>
  </w:style>
  <w:style w:type="paragraph" w:styleId="CommentSubject">
    <w:name w:val="annotation subject"/>
    <w:basedOn w:val="CommentText"/>
    <w:next w:val="CommentText"/>
    <w:link w:val="CommentSubjectChar"/>
    <w:uiPriority w:val="99"/>
    <w:semiHidden/>
    <w:unhideWhenUsed/>
    <w:rsid w:val="009255A9"/>
    <w:rPr>
      <w:b/>
      <w:bCs/>
      <w:sz w:val="20"/>
      <w:szCs w:val="20"/>
    </w:rPr>
  </w:style>
  <w:style w:type="character" w:customStyle="1" w:styleId="CommentSubjectChar">
    <w:name w:val="Comment Subject Char"/>
    <w:basedOn w:val="CommentTextChar"/>
    <w:link w:val="CommentSubject"/>
    <w:uiPriority w:val="99"/>
    <w:semiHidden/>
    <w:rsid w:val="009255A9"/>
    <w:rPr>
      <w:b/>
      <w:bCs/>
      <w:sz w:val="20"/>
      <w:szCs w:val="20"/>
    </w:rPr>
  </w:style>
  <w:style w:type="paragraph" w:styleId="Revision">
    <w:name w:val="Revision"/>
    <w:hidden/>
    <w:uiPriority w:val="99"/>
    <w:semiHidden/>
    <w:rsid w:val="00A549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312061">
      <w:bodyDiv w:val="1"/>
      <w:marLeft w:val="0"/>
      <w:marRight w:val="0"/>
      <w:marTop w:val="0"/>
      <w:marBottom w:val="0"/>
      <w:divBdr>
        <w:top w:val="none" w:sz="0" w:space="0" w:color="auto"/>
        <w:left w:val="none" w:sz="0" w:space="0" w:color="auto"/>
        <w:bottom w:val="none" w:sz="0" w:space="0" w:color="auto"/>
        <w:right w:val="none" w:sz="0" w:space="0" w:color="auto"/>
      </w:divBdr>
    </w:div>
    <w:div w:id="122238435">
      <w:bodyDiv w:val="1"/>
      <w:marLeft w:val="0"/>
      <w:marRight w:val="0"/>
      <w:marTop w:val="0"/>
      <w:marBottom w:val="0"/>
      <w:divBdr>
        <w:top w:val="none" w:sz="0" w:space="0" w:color="auto"/>
        <w:left w:val="none" w:sz="0" w:space="0" w:color="auto"/>
        <w:bottom w:val="none" w:sz="0" w:space="0" w:color="auto"/>
        <w:right w:val="none" w:sz="0" w:space="0" w:color="auto"/>
      </w:divBdr>
    </w:div>
    <w:div w:id="299768249">
      <w:bodyDiv w:val="1"/>
      <w:marLeft w:val="0"/>
      <w:marRight w:val="0"/>
      <w:marTop w:val="0"/>
      <w:marBottom w:val="0"/>
      <w:divBdr>
        <w:top w:val="none" w:sz="0" w:space="0" w:color="auto"/>
        <w:left w:val="none" w:sz="0" w:space="0" w:color="auto"/>
        <w:bottom w:val="none" w:sz="0" w:space="0" w:color="auto"/>
        <w:right w:val="none" w:sz="0" w:space="0" w:color="auto"/>
      </w:divBdr>
    </w:div>
    <w:div w:id="495537455">
      <w:bodyDiv w:val="1"/>
      <w:marLeft w:val="0"/>
      <w:marRight w:val="0"/>
      <w:marTop w:val="0"/>
      <w:marBottom w:val="0"/>
      <w:divBdr>
        <w:top w:val="none" w:sz="0" w:space="0" w:color="auto"/>
        <w:left w:val="none" w:sz="0" w:space="0" w:color="auto"/>
        <w:bottom w:val="none" w:sz="0" w:space="0" w:color="auto"/>
        <w:right w:val="none" w:sz="0" w:space="0" w:color="auto"/>
      </w:divBdr>
    </w:div>
    <w:div w:id="574046050">
      <w:bodyDiv w:val="1"/>
      <w:marLeft w:val="0"/>
      <w:marRight w:val="0"/>
      <w:marTop w:val="0"/>
      <w:marBottom w:val="0"/>
      <w:divBdr>
        <w:top w:val="none" w:sz="0" w:space="0" w:color="auto"/>
        <w:left w:val="none" w:sz="0" w:space="0" w:color="auto"/>
        <w:bottom w:val="none" w:sz="0" w:space="0" w:color="auto"/>
        <w:right w:val="none" w:sz="0" w:space="0" w:color="auto"/>
      </w:divBdr>
    </w:div>
    <w:div w:id="838695864">
      <w:bodyDiv w:val="1"/>
      <w:marLeft w:val="0"/>
      <w:marRight w:val="0"/>
      <w:marTop w:val="0"/>
      <w:marBottom w:val="0"/>
      <w:divBdr>
        <w:top w:val="none" w:sz="0" w:space="0" w:color="auto"/>
        <w:left w:val="none" w:sz="0" w:space="0" w:color="auto"/>
        <w:bottom w:val="none" w:sz="0" w:space="0" w:color="auto"/>
        <w:right w:val="none" w:sz="0" w:space="0" w:color="auto"/>
      </w:divBdr>
    </w:div>
    <w:div w:id="840702638">
      <w:bodyDiv w:val="1"/>
      <w:marLeft w:val="0"/>
      <w:marRight w:val="0"/>
      <w:marTop w:val="0"/>
      <w:marBottom w:val="0"/>
      <w:divBdr>
        <w:top w:val="none" w:sz="0" w:space="0" w:color="auto"/>
        <w:left w:val="none" w:sz="0" w:space="0" w:color="auto"/>
        <w:bottom w:val="none" w:sz="0" w:space="0" w:color="auto"/>
        <w:right w:val="none" w:sz="0" w:space="0" w:color="auto"/>
      </w:divBdr>
    </w:div>
    <w:div w:id="853494694">
      <w:bodyDiv w:val="1"/>
      <w:marLeft w:val="0"/>
      <w:marRight w:val="0"/>
      <w:marTop w:val="0"/>
      <w:marBottom w:val="0"/>
      <w:divBdr>
        <w:top w:val="none" w:sz="0" w:space="0" w:color="auto"/>
        <w:left w:val="none" w:sz="0" w:space="0" w:color="auto"/>
        <w:bottom w:val="none" w:sz="0" w:space="0" w:color="auto"/>
        <w:right w:val="none" w:sz="0" w:space="0" w:color="auto"/>
      </w:divBdr>
      <w:divsChild>
        <w:div w:id="16199838">
          <w:marLeft w:val="0"/>
          <w:marRight w:val="0"/>
          <w:marTop w:val="0"/>
          <w:marBottom w:val="0"/>
          <w:divBdr>
            <w:top w:val="none" w:sz="0" w:space="0" w:color="auto"/>
            <w:left w:val="none" w:sz="0" w:space="0" w:color="auto"/>
            <w:bottom w:val="none" w:sz="0" w:space="0" w:color="auto"/>
            <w:right w:val="none" w:sz="0" w:space="0" w:color="auto"/>
          </w:divBdr>
          <w:divsChild>
            <w:div w:id="843472626">
              <w:marLeft w:val="0"/>
              <w:marRight w:val="0"/>
              <w:marTop w:val="0"/>
              <w:marBottom w:val="0"/>
              <w:divBdr>
                <w:top w:val="none" w:sz="0" w:space="0" w:color="auto"/>
                <w:left w:val="none" w:sz="0" w:space="0" w:color="auto"/>
                <w:bottom w:val="none" w:sz="0" w:space="0" w:color="auto"/>
                <w:right w:val="none" w:sz="0" w:space="0" w:color="auto"/>
              </w:divBdr>
              <w:divsChild>
                <w:div w:id="33511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441974">
      <w:bodyDiv w:val="1"/>
      <w:marLeft w:val="0"/>
      <w:marRight w:val="0"/>
      <w:marTop w:val="0"/>
      <w:marBottom w:val="0"/>
      <w:divBdr>
        <w:top w:val="none" w:sz="0" w:space="0" w:color="auto"/>
        <w:left w:val="none" w:sz="0" w:space="0" w:color="auto"/>
        <w:bottom w:val="none" w:sz="0" w:space="0" w:color="auto"/>
        <w:right w:val="none" w:sz="0" w:space="0" w:color="auto"/>
      </w:divBdr>
    </w:div>
    <w:div w:id="1088886816">
      <w:bodyDiv w:val="1"/>
      <w:marLeft w:val="0"/>
      <w:marRight w:val="0"/>
      <w:marTop w:val="0"/>
      <w:marBottom w:val="0"/>
      <w:divBdr>
        <w:top w:val="none" w:sz="0" w:space="0" w:color="auto"/>
        <w:left w:val="none" w:sz="0" w:space="0" w:color="auto"/>
        <w:bottom w:val="none" w:sz="0" w:space="0" w:color="auto"/>
        <w:right w:val="none" w:sz="0" w:space="0" w:color="auto"/>
      </w:divBdr>
    </w:div>
    <w:div w:id="1165124328">
      <w:bodyDiv w:val="1"/>
      <w:marLeft w:val="0"/>
      <w:marRight w:val="0"/>
      <w:marTop w:val="0"/>
      <w:marBottom w:val="0"/>
      <w:divBdr>
        <w:top w:val="none" w:sz="0" w:space="0" w:color="auto"/>
        <w:left w:val="none" w:sz="0" w:space="0" w:color="auto"/>
        <w:bottom w:val="none" w:sz="0" w:space="0" w:color="auto"/>
        <w:right w:val="none" w:sz="0" w:space="0" w:color="auto"/>
      </w:divBdr>
    </w:div>
    <w:div w:id="1298758445">
      <w:bodyDiv w:val="1"/>
      <w:marLeft w:val="0"/>
      <w:marRight w:val="0"/>
      <w:marTop w:val="0"/>
      <w:marBottom w:val="0"/>
      <w:divBdr>
        <w:top w:val="none" w:sz="0" w:space="0" w:color="auto"/>
        <w:left w:val="none" w:sz="0" w:space="0" w:color="auto"/>
        <w:bottom w:val="none" w:sz="0" w:space="0" w:color="auto"/>
        <w:right w:val="none" w:sz="0" w:space="0" w:color="auto"/>
      </w:divBdr>
      <w:divsChild>
        <w:div w:id="1396850437">
          <w:marLeft w:val="0"/>
          <w:marRight w:val="0"/>
          <w:marTop w:val="0"/>
          <w:marBottom w:val="0"/>
          <w:divBdr>
            <w:top w:val="none" w:sz="0" w:space="0" w:color="auto"/>
            <w:left w:val="none" w:sz="0" w:space="0" w:color="auto"/>
            <w:bottom w:val="none" w:sz="0" w:space="0" w:color="auto"/>
            <w:right w:val="none" w:sz="0" w:space="0" w:color="auto"/>
          </w:divBdr>
          <w:divsChild>
            <w:div w:id="546642404">
              <w:marLeft w:val="0"/>
              <w:marRight w:val="0"/>
              <w:marTop w:val="0"/>
              <w:marBottom w:val="0"/>
              <w:divBdr>
                <w:top w:val="none" w:sz="0" w:space="0" w:color="auto"/>
                <w:left w:val="none" w:sz="0" w:space="0" w:color="auto"/>
                <w:bottom w:val="none" w:sz="0" w:space="0" w:color="auto"/>
                <w:right w:val="none" w:sz="0" w:space="0" w:color="auto"/>
              </w:divBdr>
              <w:divsChild>
                <w:div w:id="109019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98289">
      <w:bodyDiv w:val="1"/>
      <w:marLeft w:val="0"/>
      <w:marRight w:val="0"/>
      <w:marTop w:val="0"/>
      <w:marBottom w:val="0"/>
      <w:divBdr>
        <w:top w:val="none" w:sz="0" w:space="0" w:color="auto"/>
        <w:left w:val="none" w:sz="0" w:space="0" w:color="auto"/>
        <w:bottom w:val="none" w:sz="0" w:space="0" w:color="auto"/>
        <w:right w:val="none" w:sz="0" w:space="0" w:color="auto"/>
      </w:divBdr>
    </w:div>
    <w:div w:id="1413508670">
      <w:bodyDiv w:val="1"/>
      <w:marLeft w:val="0"/>
      <w:marRight w:val="0"/>
      <w:marTop w:val="0"/>
      <w:marBottom w:val="0"/>
      <w:divBdr>
        <w:top w:val="none" w:sz="0" w:space="0" w:color="auto"/>
        <w:left w:val="none" w:sz="0" w:space="0" w:color="auto"/>
        <w:bottom w:val="none" w:sz="0" w:space="0" w:color="auto"/>
        <w:right w:val="none" w:sz="0" w:space="0" w:color="auto"/>
      </w:divBdr>
      <w:divsChild>
        <w:div w:id="511644515">
          <w:marLeft w:val="0"/>
          <w:marRight w:val="0"/>
          <w:marTop w:val="0"/>
          <w:marBottom w:val="0"/>
          <w:divBdr>
            <w:top w:val="none" w:sz="0" w:space="0" w:color="auto"/>
            <w:left w:val="none" w:sz="0" w:space="0" w:color="auto"/>
            <w:bottom w:val="none" w:sz="0" w:space="0" w:color="auto"/>
            <w:right w:val="none" w:sz="0" w:space="0" w:color="auto"/>
          </w:divBdr>
          <w:divsChild>
            <w:div w:id="916129870">
              <w:marLeft w:val="0"/>
              <w:marRight w:val="0"/>
              <w:marTop w:val="0"/>
              <w:marBottom w:val="0"/>
              <w:divBdr>
                <w:top w:val="none" w:sz="0" w:space="0" w:color="auto"/>
                <w:left w:val="none" w:sz="0" w:space="0" w:color="auto"/>
                <w:bottom w:val="none" w:sz="0" w:space="0" w:color="auto"/>
                <w:right w:val="none" w:sz="0" w:space="0" w:color="auto"/>
              </w:divBdr>
              <w:divsChild>
                <w:div w:id="20091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27005">
      <w:bodyDiv w:val="1"/>
      <w:marLeft w:val="0"/>
      <w:marRight w:val="0"/>
      <w:marTop w:val="0"/>
      <w:marBottom w:val="0"/>
      <w:divBdr>
        <w:top w:val="none" w:sz="0" w:space="0" w:color="auto"/>
        <w:left w:val="none" w:sz="0" w:space="0" w:color="auto"/>
        <w:bottom w:val="none" w:sz="0" w:space="0" w:color="auto"/>
        <w:right w:val="none" w:sz="0" w:space="0" w:color="auto"/>
      </w:divBdr>
      <w:divsChild>
        <w:div w:id="1031372184">
          <w:marLeft w:val="0"/>
          <w:marRight w:val="0"/>
          <w:marTop w:val="0"/>
          <w:marBottom w:val="0"/>
          <w:divBdr>
            <w:top w:val="none" w:sz="0" w:space="0" w:color="auto"/>
            <w:left w:val="none" w:sz="0" w:space="0" w:color="auto"/>
            <w:bottom w:val="none" w:sz="0" w:space="0" w:color="auto"/>
            <w:right w:val="none" w:sz="0" w:space="0" w:color="auto"/>
          </w:divBdr>
          <w:divsChild>
            <w:div w:id="631251401">
              <w:marLeft w:val="0"/>
              <w:marRight w:val="0"/>
              <w:marTop w:val="0"/>
              <w:marBottom w:val="0"/>
              <w:divBdr>
                <w:top w:val="none" w:sz="0" w:space="0" w:color="auto"/>
                <w:left w:val="none" w:sz="0" w:space="0" w:color="auto"/>
                <w:bottom w:val="none" w:sz="0" w:space="0" w:color="auto"/>
                <w:right w:val="none" w:sz="0" w:space="0" w:color="auto"/>
              </w:divBdr>
              <w:divsChild>
                <w:div w:id="6378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5556">
      <w:bodyDiv w:val="1"/>
      <w:marLeft w:val="0"/>
      <w:marRight w:val="0"/>
      <w:marTop w:val="0"/>
      <w:marBottom w:val="0"/>
      <w:divBdr>
        <w:top w:val="none" w:sz="0" w:space="0" w:color="auto"/>
        <w:left w:val="none" w:sz="0" w:space="0" w:color="auto"/>
        <w:bottom w:val="none" w:sz="0" w:space="0" w:color="auto"/>
        <w:right w:val="none" w:sz="0" w:space="0" w:color="auto"/>
      </w:divBdr>
    </w:div>
    <w:div w:id="1766459003">
      <w:bodyDiv w:val="1"/>
      <w:marLeft w:val="0"/>
      <w:marRight w:val="0"/>
      <w:marTop w:val="0"/>
      <w:marBottom w:val="0"/>
      <w:divBdr>
        <w:top w:val="none" w:sz="0" w:space="0" w:color="auto"/>
        <w:left w:val="none" w:sz="0" w:space="0" w:color="auto"/>
        <w:bottom w:val="none" w:sz="0" w:space="0" w:color="auto"/>
        <w:right w:val="none" w:sz="0" w:space="0" w:color="auto"/>
      </w:divBdr>
    </w:div>
    <w:div w:id="2072188357">
      <w:bodyDiv w:val="1"/>
      <w:marLeft w:val="0"/>
      <w:marRight w:val="0"/>
      <w:marTop w:val="0"/>
      <w:marBottom w:val="0"/>
      <w:divBdr>
        <w:top w:val="none" w:sz="0" w:space="0" w:color="auto"/>
        <w:left w:val="none" w:sz="0" w:space="0" w:color="auto"/>
        <w:bottom w:val="none" w:sz="0" w:space="0" w:color="auto"/>
        <w:right w:val="none" w:sz="0" w:space="0" w:color="auto"/>
      </w:divBdr>
    </w:div>
    <w:div w:id="21322418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50" Type="http://schemas.openxmlformats.org/officeDocument/2006/relationships/image" Target="media/image44.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B3B5725-40EB-E949-A11C-18E97D08A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4256</Words>
  <Characters>24265</Characters>
  <Application>Microsoft Macintosh Word</Application>
  <DocSecurity>0</DocSecurity>
  <Lines>202</Lines>
  <Paragraphs>56</Paragraphs>
  <ScaleCrop>false</ScaleCrop>
  <Company/>
  <LinksUpToDate>false</LinksUpToDate>
  <CharactersWithSpaces>28465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Shrikanth</dc:creator>
  <cp:keywords/>
  <dc:description/>
  <cp:lastModifiedBy>Shrikanth</cp:lastModifiedBy>
  <cp:revision>11</cp:revision>
  <cp:lastPrinted>2014-08-10T00:29:00Z</cp:lastPrinted>
  <dcterms:created xsi:type="dcterms:W3CDTF">2014-08-28T00:37:00Z</dcterms:created>
  <dcterms:modified xsi:type="dcterms:W3CDTF">2014-08-28T00:58:00Z</dcterms:modified>
</cp:coreProperties>
</file>